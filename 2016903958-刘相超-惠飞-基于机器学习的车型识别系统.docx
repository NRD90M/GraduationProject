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7859B" w14:textId="26A71BA4" w:rsidR="00CA31A1" w:rsidRPr="00936BDE" w:rsidRDefault="00FD289D" w:rsidP="00FD289D">
      <w:pPr>
        <w:pStyle w:val="a8"/>
        <w:ind w:firstLineChars="0" w:firstLine="0"/>
        <w:jc w:val="center"/>
        <w:rPr>
          <w:rFonts w:ascii="黑体" w:eastAsia="黑体" w:hAnsi="黑体"/>
          <w:b/>
          <w:sz w:val="32"/>
          <w:szCs w:val="32"/>
        </w:rPr>
      </w:pPr>
      <w:r w:rsidRPr="00936BDE">
        <w:rPr>
          <w:rFonts w:ascii="黑体" w:eastAsia="黑体" w:hAnsi="黑体"/>
          <w:b/>
          <w:sz w:val="32"/>
          <w:szCs w:val="32"/>
        </w:rPr>
        <w:t>摘</w:t>
      </w:r>
      <w:r w:rsidRPr="00936BDE">
        <w:rPr>
          <w:rFonts w:ascii="黑体" w:eastAsia="黑体" w:hAnsi="黑体" w:hint="eastAsia"/>
          <w:b/>
          <w:sz w:val="32"/>
          <w:szCs w:val="32"/>
        </w:rPr>
        <w:t xml:space="preserve">　</w:t>
      </w:r>
      <w:r w:rsidRPr="00936BDE">
        <w:rPr>
          <w:rFonts w:ascii="黑体" w:eastAsia="黑体" w:hAnsi="黑体"/>
          <w:b/>
          <w:sz w:val="32"/>
          <w:szCs w:val="32"/>
        </w:rPr>
        <w:t>要</w:t>
      </w:r>
    </w:p>
    <w:p w14:paraId="39BBA422" w14:textId="2753A228" w:rsidR="00CA31A1" w:rsidRPr="00E45B01" w:rsidRDefault="00F32C70" w:rsidP="00F32C70">
      <w:pPr>
        <w:pStyle w:val="a8"/>
        <w:spacing w:line="300" w:lineRule="auto"/>
        <w:ind w:firstLineChars="0" w:firstLine="420"/>
        <w:rPr>
          <w:rFonts w:cs="Times New Roman"/>
          <w:sz w:val="24"/>
          <w:szCs w:val="24"/>
        </w:rPr>
      </w:pPr>
      <w:r>
        <w:rPr>
          <w:rFonts w:ascii="微软雅黑" w:eastAsia="微软雅黑" w:hAnsi="微软雅黑" w:hint="eastAsia"/>
          <w:color w:val="666666"/>
          <w:sz w:val="20"/>
          <w:szCs w:val="20"/>
        </w:rPr>
        <w:t>高速公路车辆类型自动检测是智能交通系统中的一个重要组成部分。本文使用当前实时性最佳的机器学习框架Darknet实现了车辆类型的识别系统。该系统基于Darknet框架，使用YOLOv3目标检测算法，实现196种不同厂商及型号的汽车位置检测与分类。该系统不仅可以用于道路关卡</w:t>
      </w:r>
      <w:r w:rsidR="009D7F75">
        <w:rPr>
          <w:rFonts w:ascii="微软雅黑" w:eastAsia="微软雅黑" w:hAnsi="微软雅黑" w:hint="eastAsia"/>
          <w:color w:val="666666"/>
          <w:sz w:val="20"/>
          <w:szCs w:val="20"/>
        </w:rPr>
        <w:t>的车流量分析，还可以协助人类认识各类汽车。</w:t>
      </w:r>
    </w:p>
    <w:p w14:paraId="4EAE4000" w14:textId="77777777" w:rsidR="005B67FF" w:rsidRPr="00E45B01" w:rsidRDefault="005B67FF" w:rsidP="00AC4E5C">
      <w:pPr>
        <w:pStyle w:val="a8"/>
        <w:spacing w:line="300" w:lineRule="auto"/>
        <w:ind w:firstLine="480"/>
        <w:rPr>
          <w:rFonts w:cs="Times New Roman"/>
          <w:sz w:val="24"/>
          <w:szCs w:val="24"/>
        </w:rPr>
      </w:pPr>
    </w:p>
    <w:p w14:paraId="2C6DFD86" w14:textId="43C90465" w:rsidR="00B678F8" w:rsidRPr="0028461E" w:rsidRDefault="008A60AC" w:rsidP="00AC4E5C">
      <w:pPr>
        <w:pStyle w:val="a8"/>
        <w:ind w:firstLine="482"/>
        <w:rPr>
          <w:rFonts w:ascii="宋体" w:hAnsi="宋体" w:cs="Times New Roman"/>
          <w:b/>
          <w:sz w:val="24"/>
          <w:szCs w:val="24"/>
        </w:rPr>
      </w:pPr>
      <w:r w:rsidRPr="004C097D">
        <w:rPr>
          <w:rFonts w:eastAsia="黑体" w:cs="Times New Roman"/>
          <w:b/>
          <w:sz w:val="24"/>
          <w:szCs w:val="24"/>
        </w:rPr>
        <w:t>关键词</w:t>
      </w:r>
      <w:r w:rsidRPr="00E45B01">
        <w:rPr>
          <w:rFonts w:cs="Times New Roman"/>
          <w:sz w:val="24"/>
          <w:szCs w:val="24"/>
        </w:rPr>
        <w:t>：</w:t>
      </w:r>
      <w:r w:rsidR="007E260C" w:rsidRPr="0028461E">
        <w:rPr>
          <w:rFonts w:ascii="宋体" w:hAnsi="宋体" w:cs="Times New Roman" w:hint="eastAsia"/>
          <w:bCs/>
          <w:sz w:val="24"/>
          <w:szCs w:val="24"/>
        </w:rPr>
        <w:t>机器学习</w:t>
      </w:r>
      <w:r w:rsidR="00AC4E5C" w:rsidRPr="0028461E">
        <w:rPr>
          <w:rFonts w:ascii="宋体" w:hAnsi="宋体" w:cs="Times New Roman"/>
          <w:bCs/>
          <w:sz w:val="24"/>
          <w:szCs w:val="24"/>
        </w:rPr>
        <w:t>，</w:t>
      </w:r>
      <w:r w:rsidR="007E260C" w:rsidRPr="0028461E">
        <w:rPr>
          <w:rFonts w:ascii="宋体" w:hAnsi="宋体" w:cs="Times New Roman" w:hint="eastAsia"/>
          <w:bCs/>
          <w:sz w:val="24"/>
          <w:szCs w:val="24"/>
        </w:rPr>
        <w:t>车辆检测</w:t>
      </w:r>
      <w:r w:rsidR="00AC4E5C" w:rsidRPr="0028461E">
        <w:rPr>
          <w:rFonts w:ascii="宋体" w:hAnsi="宋体" w:cs="Times New Roman"/>
          <w:bCs/>
          <w:sz w:val="24"/>
          <w:szCs w:val="24"/>
        </w:rPr>
        <w:t>，</w:t>
      </w:r>
      <w:r w:rsidR="00DC4504">
        <w:rPr>
          <w:rFonts w:ascii="宋体" w:hAnsi="宋体" w:cs="Times New Roman" w:hint="eastAsia"/>
          <w:bCs/>
          <w:sz w:val="24"/>
          <w:szCs w:val="24"/>
        </w:rPr>
        <w:t>智慧交通，</w:t>
      </w:r>
      <w:r w:rsidR="007E260C" w:rsidRPr="0028461E">
        <w:rPr>
          <w:rFonts w:ascii="宋体" w:hAnsi="宋体" w:cs="Times New Roman" w:hint="eastAsia"/>
          <w:bCs/>
          <w:sz w:val="24"/>
          <w:szCs w:val="24"/>
        </w:rPr>
        <w:t>Darknet</w:t>
      </w:r>
      <w:r w:rsidR="00AC4E5C" w:rsidRPr="0028461E">
        <w:rPr>
          <w:rFonts w:ascii="宋体" w:hAnsi="宋体" w:cs="Times New Roman"/>
          <w:bCs/>
          <w:sz w:val="24"/>
          <w:szCs w:val="24"/>
        </w:rPr>
        <w:t>，</w:t>
      </w:r>
      <w:r w:rsidR="007E260C" w:rsidRPr="0028461E">
        <w:rPr>
          <w:rFonts w:ascii="宋体" w:hAnsi="宋体" w:cs="Times New Roman" w:hint="eastAsia"/>
          <w:bCs/>
          <w:sz w:val="24"/>
          <w:szCs w:val="24"/>
        </w:rPr>
        <w:t>YOLO</w:t>
      </w:r>
    </w:p>
    <w:p w14:paraId="76BD9ABE" w14:textId="77777777" w:rsidR="00CA2FD6" w:rsidRPr="00E45B01" w:rsidRDefault="00CA2FD6" w:rsidP="00AC4E5C">
      <w:pPr>
        <w:pStyle w:val="a8"/>
        <w:ind w:firstLine="480"/>
        <w:rPr>
          <w:rFonts w:cs="Times New Roman"/>
          <w:sz w:val="24"/>
          <w:szCs w:val="24"/>
        </w:rPr>
      </w:pPr>
    </w:p>
    <w:p w14:paraId="4B97B8F4" w14:textId="169F4242" w:rsidR="00CA2FD6" w:rsidRPr="00E45B01" w:rsidRDefault="00CA2FD6" w:rsidP="00AC4E5C">
      <w:pPr>
        <w:rPr>
          <w:rFonts w:cs="Times New Roman"/>
        </w:rPr>
        <w:sectPr w:rsidR="00CA2FD6" w:rsidRPr="00E45B01" w:rsidSect="005B67FF">
          <w:headerReference w:type="even" r:id="rId8"/>
          <w:headerReference w:type="default" r:id="rId9"/>
          <w:footerReference w:type="even" r:id="rId10"/>
          <w:footerReference w:type="default" r:id="rId11"/>
          <w:headerReference w:type="first" r:id="rId12"/>
          <w:footerReference w:type="first" r:id="rId13"/>
          <w:pgSz w:w="11906" w:h="16838"/>
          <w:pgMar w:top="1418" w:right="1134" w:bottom="1418" w:left="1701" w:header="851" w:footer="850" w:gutter="0"/>
          <w:pgNumType w:fmt="upperRoman" w:start="1"/>
          <w:cols w:space="425"/>
          <w:docGrid w:type="lines" w:linePitch="312"/>
        </w:sectPr>
      </w:pPr>
    </w:p>
    <w:p w14:paraId="7AD8A518" w14:textId="65A4ECDE" w:rsidR="00060837" w:rsidRPr="00E45B01" w:rsidRDefault="00060837" w:rsidP="00060837">
      <w:pPr>
        <w:pStyle w:val="a8"/>
        <w:ind w:firstLineChars="0" w:firstLine="0"/>
        <w:jc w:val="center"/>
        <w:rPr>
          <w:rFonts w:eastAsia="黑体" w:cs="Times New Roman"/>
          <w:b/>
          <w:bCs/>
          <w:sz w:val="32"/>
          <w:szCs w:val="32"/>
        </w:rPr>
      </w:pPr>
      <w:r w:rsidRPr="00E45B01">
        <w:rPr>
          <w:rFonts w:eastAsia="黑体" w:cs="Times New Roman"/>
          <w:b/>
          <w:bCs/>
          <w:sz w:val="32"/>
          <w:szCs w:val="32"/>
        </w:rPr>
        <w:lastRenderedPageBreak/>
        <w:t>ABSTRACT</w:t>
      </w:r>
    </w:p>
    <w:p w14:paraId="64427889" w14:textId="268F0732" w:rsidR="00060837" w:rsidRPr="00E45B01" w:rsidRDefault="00060837" w:rsidP="00060837">
      <w:pPr>
        <w:pStyle w:val="a8"/>
        <w:spacing w:line="300" w:lineRule="auto"/>
        <w:ind w:firstLine="480"/>
        <w:rPr>
          <w:rFonts w:cs="Times New Roman"/>
          <w:sz w:val="24"/>
          <w:szCs w:val="24"/>
        </w:rPr>
      </w:pPr>
    </w:p>
    <w:p w14:paraId="5813CED9" w14:textId="77777777" w:rsidR="00060837" w:rsidRPr="00E45B01" w:rsidRDefault="00060837" w:rsidP="00060837">
      <w:pPr>
        <w:pStyle w:val="a8"/>
        <w:spacing w:line="300" w:lineRule="auto"/>
        <w:ind w:firstLine="480"/>
        <w:rPr>
          <w:rFonts w:cs="Times New Roman"/>
          <w:sz w:val="24"/>
          <w:szCs w:val="24"/>
        </w:rPr>
      </w:pPr>
    </w:p>
    <w:p w14:paraId="522564DC" w14:textId="400EA83A" w:rsidR="005B67FF" w:rsidRPr="00E45B01" w:rsidRDefault="00DC4504" w:rsidP="00060837">
      <w:pPr>
        <w:pStyle w:val="a8"/>
        <w:spacing w:line="300" w:lineRule="auto"/>
        <w:ind w:firstLine="480"/>
        <w:rPr>
          <w:rFonts w:cs="Times New Roman"/>
          <w:sz w:val="24"/>
          <w:szCs w:val="24"/>
        </w:rPr>
      </w:pPr>
      <w:r w:rsidRPr="00DC4504">
        <w:rPr>
          <w:rFonts w:cs="Times New Roman"/>
          <w:sz w:val="24"/>
          <w:szCs w:val="24"/>
        </w:rPr>
        <w:t>The automatic detection of expressway vehicle type is an important part of its. In this paper, we use Darknet, the best real-time machine learning framework, to implement the vehicle type recognition system. This system is based on the framework of Darknet, and uses the algorithm of yolov3 target detection to detect and classify the position of 196 different manufacturers and models. The system can not only be used in traffic flow analysis of road level, but also help people to know all kinds of cars.</w:t>
      </w:r>
    </w:p>
    <w:p w14:paraId="2E9CF168" w14:textId="36B8FEDA" w:rsidR="00CA2FD6" w:rsidRPr="00DC4504" w:rsidRDefault="00060837" w:rsidP="00AC4E5C">
      <w:pPr>
        <w:pStyle w:val="a8"/>
        <w:spacing w:line="300" w:lineRule="auto"/>
        <w:ind w:firstLine="482"/>
        <w:rPr>
          <w:rFonts w:cs="Times New Roman"/>
          <w:sz w:val="24"/>
          <w:szCs w:val="24"/>
        </w:rPr>
      </w:pPr>
      <w:r w:rsidRPr="00E45B01">
        <w:rPr>
          <w:rFonts w:cs="Times New Roman"/>
          <w:b/>
          <w:bCs/>
          <w:sz w:val="24"/>
          <w:szCs w:val="24"/>
        </w:rPr>
        <w:t>KEY WORDS</w:t>
      </w:r>
      <w:r w:rsidRPr="00E45B01">
        <w:rPr>
          <w:rFonts w:cs="Times New Roman"/>
          <w:sz w:val="24"/>
          <w:szCs w:val="24"/>
        </w:rPr>
        <w:t>：</w:t>
      </w:r>
      <w:r w:rsidR="00DC4504" w:rsidRPr="00DC4504">
        <w:rPr>
          <w:rFonts w:cs="Times New Roman"/>
          <w:sz w:val="24"/>
          <w:szCs w:val="24"/>
        </w:rPr>
        <w:t xml:space="preserve">Machine </w:t>
      </w:r>
      <w:r w:rsidR="00DC4504">
        <w:rPr>
          <w:rFonts w:cs="Times New Roman" w:hint="eastAsia"/>
          <w:sz w:val="24"/>
          <w:szCs w:val="24"/>
        </w:rPr>
        <w:t>L</w:t>
      </w:r>
      <w:r w:rsidR="00DC4504" w:rsidRPr="00DC4504">
        <w:rPr>
          <w:rFonts w:cs="Times New Roman"/>
          <w:sz w:val="24"/>
          <w:szCs w:val="24"/>
        </w:rPr>
        <w:t xml:space="preserve">earning, </w:t>
      </w:r>
      <w:r w:rsidR="00DC4504">
        <w:rPr>
          <w:rFonts w:cs="Times New Roman" w:hint="eastAsia"/>
          <w:sz w:val="24"/>
          <w:szCs w:val="24"/>
        </w:rPr>
        <w:t>V</w:t>
      </w:r>
      <w:r w:rsidR="00DC4504" w:rsidRPr="00DC4504">
        <w:rPr>
          <w:rFonts w:cs="Times New Roman"/>
          <w:sz w:val="24"/>
          <w:szCs w:val="24"/>
        </w:rPr>
        <w:t xml:space="preserve">ehicle </w:t>
      </w:r>
      <w:r w:rsidR="00DC4504">
        <w:rPr>
          <w:rFonts w:cs="Times New Roman" w:hint="eastAsia"/>
          <w:sz w:val="24"/>
          <w:szCs w:val="24"/>
        </w:rPr>
        <w:t>D</w:t>
      </w:r>
      <w:r w:rsidR="00DC4504" w:rsidRPr="00DC4504">
        <w:rPr>
          <w:rFonts w:cs="Times New Roman"/>
          <w:sz w:val="24"/>
          <w:szCs w:val="24"/>
        </w:rPr>
        <w:t>etection,</w:t>
      </w:r>
      <w:r w:rsidR="00DC4504">
        <w:rPr>
          <w:rFonts w:cs="Times New Roman"/>
          <w:sz w:val="24"/>
          <w:szCs w:val="24"/>
        </w:rPr>
        <w:t xml:space="preserve"> I</w:t>
      </w:r>
      <w:r w:rsidR="00DC4504" w:rsidRPr="00DC4504">
        <w:rPr>
          <w:rFonts w:cs="Times New Roman"/>
          <w:sz w:val="24"/>
          <w:szCs w:val="24"/>
        </w:rPr>
        <w:t xml:space="preserve">ntelligent </w:t>
      </w:r>
      <w:r w:rsidR="00DC4504">
        <w:rPr>
          <w:rFonts w:cs="Times New Roman"/>
          <w:sz w:val="24"/>
          <w:szCs w:val="24"/>
        </w:rPr>
        <w:t>T</w:t>
      </w:r>
      <w:r w:rsidR="00DC4504" w:rsidRPr="00DC4504">
        <w:rPr>
          <w:rFonts w:cs="Times New Roman"/>
          <w:sz w:val="24"/>
          <w:szCs w:val="24"/>
        </w:rPr>
        <w:t>ransportation, Darknet, Yolo</w:t>
      </w:r>
    </w:p>
    <w:p w14:paraId="6CB542C5" w14:textId="00CF5FDA" w:rsidR="00CA2FD6" w:rsidRPr="00ED6C23" w:rsidRDefault="00CA2FD6" w:rsidP="00AC4E5C">
      <w:pPr>
        <w:rPr>
          <w:rFonts w:cs="Times New Roman"/>
        </w:rPr>
        <w:sectPr w:rsidR="00CA2FD6" w:rsidRPr="00ED6C23" w:rsidSect="005B67FF">
          <w:headerReference w:type="even" r:id="rId14"/>
          <w:headerReference w:type="default" r:id="rId15"/>
          <w:pgSz w:w="11906" w:h="16838"/>
          <w:pgMar w:top="1418" w:right="1134" w:bottom="1418" w:left="1701" w:header="851" w:footer="850" w:gutter="0"/>
          <w:pgNumType w:fmt="upperRoman"/>
          <w:cols w:space="425"/>
          <w:docGrid w:type="lines" w:linePitch="312"/>
        </w:sectPr>
      </w:pPr>
    </w:p>
    <w:p w14:paraId="47588B61" w14:textId="70B6D9CC" w:rsidR="00B34A91" w:rsidRPr="00E45B01" w:rsidRDefault="00B34A91" w:rsidP="00B34A91">
      <w:pPr>
        <w:pStyle w:val="a8"/>
        <w:spacing w:line="300" w:lineRule="auto"/>
        <w:ind w:firstLineChars="0" w:firstLine="0"/>
        <w:jc w:val="center"/>
        <w:rPr>
          <w:rFonts w:eastAsia="黑体" w:cs="Times New Roman"/>
          <w:b/>
          <w:bCs/>
          <w:sz w:val="36"/>
          <w:szCs w:val="36"/>
        </w:rPr>
      </w:pPr>
      <w:r w:rsidRPr="00E45B01">
        <w:rPr>
          <w:rFonts w:eastAsia="黑体" w:cs="Times New Roman"/>
          <w:b/>
          <w:bCs/>
          <w:sz w:val="36"/>
          <w:szCs w:val="36"/>
        </w:rPr>
        <w:lastRenderedPageBreak/>
        <w:t>目</w:t>
      </w:r>
      <w:r w:rsidR="00CE5BF8" w:rsidRPr="00E45B01">
        <w:rPr>
          <w:rFonts w:eastAsia="黑体" w:cs="Times New Roman"/>
          <w:b/>
          <w:bCs/>
          <w:sz w:val="36"/>
          <w:szCs w:val="36"/>
        </w:rPr>
        <w:t xml:space="preserve">  </w:t>
      </w:r>
      <w:r w:rsidRPr="00E45B01">
        <w:rPr>
          <w:rFonts w:eastAsia="黑体" w:cs="Times New Roman"/>
          <w:b/>
          <w:bCs/>
          <w:sz w:val="36"/>
          <w:szCs w:val="36"/>
        </w:rPr>
        <w:t>录</w:t>
      </w:r>
    </w:p>
    <w:p w14:paraId="375E32A1" w14:textId="77777777" w:rsidR="005B67FF" w:rsidRPr="00E45B01" w:rsidRDefault="005B67FF" w:rsidP="00D13DBE">
      <w:pPr>
        <w:pStyle w:val="a8"/>
        <w:ind w:firstLineChars="0" w:firstLine="0"/>
        <w:rPr>
          <w:rFonts w:cs="Times New Roman"/>
        </w:rPr>
      </w:pPr>
    </w:p>
    <w:p w14:paraId="6566EB0F" w14:textId="01EC06F9" w:rsidR="00BC3E82" w:rsidRDefault="00E45B01">
      <w:pPr>
        <w:pStyle w:val="TOC1"/>
        <w:rPr>
          <w:rFonts w:asciiTheme="minorHAnsi" w:eastAsiaTheme="minorEastAsia" w:hAnsiTheme="minorHAnsi"/>
        </w:rPr>
      </w:pPr>
      <w:r w:rsidRPr="00E45B01">
        <w:rPr>
          <w:rFonts w:cs="Times New Roman"/>
        </w:rPr>
        <w:fldChar w:fldCharType="begin"/>
      </w:r>
      <w:r w:rsidRPr="00E45B01">
        <w:rPr>
          <w:rFonts w:cs="Times New Roman"/>
        </w:rPr>
        <w:instrText xml:space="preserve"> TOC \o "1-3" \h \z \u </w:instrText>
      </w:r>
      <w:r w:rsidRPr="00E45B01">
        <w:rPr>
          <w:rFonts w:cs="Times New Roman"/>
        </w:rPr>
        <w:fldChar w:fldCharType="separate"/>
      </w:r>
      <w:hyperlink w:anchor="_Toc40809110" w:history="1">
        <w:r w:rsidR="00BC3E82" w:rsidRPr="002043E9">
          <w:rPr>
            <w:rStyle w:val="a9"/>
            <w:rFonts w:cs="Times New Roman"/>
          </w:rPr>
          <w:t>第一章</w:t>
        </w:r>
        <w:r w:rsidR="00BC3E82" w:rsidRPr="002043E9">
          <w:rPr>
            <w:rStyle w:val="a9"/>
            <w:rFonts w:cs="Times New Roman"/>
          </w:rPr>
          <w:t xml:space="preserve"> </w:t>
        </w:r>
        <w:r w:rsidR="00BC3E82" w:rsidRPr="002043E9">
          <w:rPr>
            <w:rStyle w:val="a9"/>
            <w:rFonts w:cs="Times New Roman"/>
          </w:rPr>
          <w:t>绪论</w:t>
        </w:r>
        <w:r w:rsidR="00BC3E82">
          <w:rPr>
            <w:webHidden/>
          </w:rPr>
          <w:tab/>
        </w:r>
        <w:r w:rsidR="00BC3E82">
          <w:rPr>
            <w:webHidden/>
          </w:rPr>
          <w:fldChar w:fldCharType="begin"/>
        </w:r>
        <w:r w:rsidR="00BC3E82">
          <w:rPr>
            <w:webHidden/>
          </w:rPr>
          <w:instrText xml:space="preserve"> PAGEREF _Toc40809110 \h </w:instrText>
        </w:r>
        <w:r w:rsidR="00BC3E82">
          <w:rPr>
            <w:webHidden/>
          </w:rPr>
        </w:r>
        <w:r w:rsidR="00BC3E82">
          <w:rPr>
            <w:webHidden/>
          </w:rPr>
          <w:fldChar w:fldCharType="separate"/>
        </w:r>
        <w:r w:rsidR="00BC3E82">
          <w:rPr>
            <w:webHidden/>
          </w:rPr>
          <w:t>1</w:t>
        </w:r>
        <w:r w:rsidR="00BC3E82">
          <w:rPr>
            <w:webHidden/>
          </w:rPr>
          <w:fldChar w:fldCharType="end"/>
        </w:r>
      </w:hyperlink>
    </w:p>
    <w:p w14:paraId="38548C72" w14:textId="75B8F63D" w:rsidR="00BC3E82" w:rsidRDefault="00BC3E82">
      <w:pPr>
        <w:pStyle w:val="TOC2"/>
        <w:tabs>
          <w:tab w:val="right" w:leader="dot" w:pos="9061"/>
        </w:tabs>
        <w:ind w:left="420"/>
        <w:rPr>
          <w:rFonts w:asciiTheme="minorHAnsi" w:eastAsiaTheme="minorEastAsia" w:hAnsiTheme="minorHAnsi"/>
          <w:noProof/>
        </w:rPr>
      </w:pPr>
      <w:hyperlink w:anchor="_Toc40809111" w:history="1">
        <w:r w:rsidRPr="002043E9">
          <w:rPr>
            <w:rStyle w:val="a9"/>
            <w:rFonts w:cs="Times New Roman"/>
            <w:noProof/>
          </w:rPr>
          <w:t xml:space="preserve">1.1 </w:t>
        </w:r>
        <w:r w:rsidRPr="002043E9">
          <w:rPr>
            <w:rStyle w:val="a9"/>
            <w:rFonts w:cs="Times New Roman"/>
            <w:noProof/>
          </w:rPr>
          <w:t>课题背景</w:t>
        </w:r>
        <w:r>
          <w:rPr>
            <w:noProof/>
            <w:webHidden/>
          </w:rPr>
          <w:tab/>
        </w:r>
        <w:r>
          <w:rPr>
            <w:noProof/>
            <w:webHidden/>
          </w:rPr>
          <w:fldChar w:fldCharType="begin"/>
        </w:r>
        <w:r>
          <w:rPr>
            <w:noProof/>
            <w:webHidden/>
          </w:rPr>
          <w:instrText xml:space="preserve"> PAGEREF _Toc40809111 \h </w:instrText>
        </w:r>
        <w:r>
          <w:rPr>
            <w:noProof/>
            <w:webHidden/>
          </w:rPr>
        </w:r>
        <w:r>
          <w:rPr>
            <w:noProof/>
            <w:webHidden/>
          </w:rPr>
          <w:fldChar w:fldCharType="separate"/>
        </w:r>
        <w:r>
          <w:rPr>
            <w:noProof/>
            <w:webHidden/>
          </w:rPr>
          <w:t>1</w:t>
        </w:r>
        <w:r>
          <w:rPr>
            <w:noProof/>
            <w:webHidden/>
          </w:rPr>
          <w:fldChar w:fldCharType="end"/>
        </w:r>
      </w:hyperlink>
    </w:p>
    <w:p w14:paraId="1E9CBDC5" w14:textId="41F0348C" w:rsidR="00BC3E82" w:rsidRDefault="00BC3E82">
      <w:pPr>
        <w:pStyle w:val="TOC2"/>
        <w:tabs>
          <w:tab w:val="right" w:leader="dot" w:pos="9061"/>
        </w:tabs>
        <w:ind w:left="420"/>
        <w:rPr>
          <w:rFonts w:asciiTheme="minorHAnsi" w:eastAsiaTheme="minorEastAsia" w:hAnsiTheme="minorHAnsi"/>
          <w:noProof/>
        </w:rPr>
      </w:pPr>
      <w:hyperlink w:anchor="_Toc40809112" w:history="1">
        <w:r w:rsidRPr="002043E9">
          <w:rPr>
            <w:rStyle w:val="a9"/>
            <w:noProof/>
          </w:rPr>
          <w:t xml:space="preserve">1.2 </w:t>
        </w:r>
        <w:r w:rsidRPr="002043E9">
          <w:rPr>
            <w:rStyle w:val="a9"/>
            <w:noProof/>
          </w:rPr>
          <w:t>研究与应用现状</w:t>
        </w:r>
        <w:r>
          <w:rPr>
            <w:noProof/>
            <w:webHidden/>
          </w:rPr>
          <w:tab/>
        </w:r>
        <w:r>
          <w:rPr>
            <w:noProof/>
            <w:webHidden/>
          </w:rPr>
          <w:fldChar w:fldCharType="begin"/>
        </w:r>
        <w:r>
          <w:rPr>
            <w:noProof/>
            <w:webHidden/>
          </w:rPr>
          <w:instrText xml:space="preserve"> PAGEREF _Toc40809112 \h </w:instrText>
        </w:r>
        <w:r>
          <w:rPr>
            <w:noProof/>
            <w:webHidden/>
          </w:rPr>
        </w:r>
        <w:r>
          <w:rPr>
            <w:noProof/>
            <w:webHidden/>
          </w:rPr>
          <w:fldChar w:fldCharType="separate"/>
        </w:r>
        <w:r>
          <w:rPr>
            <w:noProof/>
            <w:webHidden/>
          </w:rPr>
          <w:t>1</w:t>
        </w:r>
        <w:r>
          <w:rPr>
            <w:noProof/>
            <w:webHidden/>
          </w:rPr>
          <w:fldChar w:fldCharType="end"/>
        </w:r>
      </w:hyperlink>
    </w:p>
    <w:p w14:paraId="7E28E58F" w14:textId="6605C441" w:rsidR="00BC3E82" w:rsidRDefault="00BC3E82">
      <w:pPr>
        <w:pStyle w:val="TOC2"/>
        <w:tabs>
          <w:tab w:val="right" w:leader="dot" w:pos="9061"/>
        </w:tabs>
        <w:ind w:left="420"/>
        <w:rPr>
          <w:rFonts w:asciiTheme="minorHAnsi" w:eastAsiaTheme="minorEastAsia" w:hAnsiTheme="minorHAnsi"/>
          <w:noProof/>
        </w:rPr>
      </w:pPr>
      <w:hyperlink w:anchor="_Toc40809113" w:history="1">
        <w:r w:rsidRPr="002043E9">
          <w:rPr>
            <w:rStyle w:val="a9"/>
            <w:noProof/>
          </w:rPr>
          <w:t>1.3</w:t>
        </w:r>
        <w:r w:rsidRPr="002043E9">
          <w:rPr>
            <w:rStyle w:val="a9"/>
            <w:noProof/>
          </w:rPr>
          <w:t>课题的意义和主要内容</w:t>
        </w:r>
        <w:r>
          <w:rPr>
            <w:noProof/>
            <w:webHidden/>
          </w:rPr>
          <w:tab/>
        </w:r>
        <w:r>
          <w:rPr>
            <w:noProof/>
            <w:webHidden/>
          </w:rPr>
          <w:fldChar w:fldCharType="begin"/>
        </w:r>
        <w:r>
          <w:rPr>
            <w:noProof/>
            <w:webHidden/>
          </w:rPr>
          <w:instrText xml:space="preserve"> PAGEREF _Toc40809113 \h </w:instrText>
        </w:r>
        <w:r>
          <w:rPr>
            <w:noProof/>
            <w:webHidden/>
          </w:rPr>
        </w:r>
        <w:r>
          <w:rPr>
            <w:noProof/>
            <w:webHidden/>
          </w:rPr>
          <w:fldChar w:fldCharType="separate"/>
        </w:r>
        <w:r>
          <w:rPr>
            <w:noProof/>
            <w:webHidden/>
          </w:rPr>
          <w:t>3</w:t>
        </w:r>
        <w:r>
          <w:rPr>
            <w:noProof/>
            <w:webHidden/>
          </w:rPr>
          <w:fldChar w:fldCharType="end"/>
        </w:r>
      </w:hyperlink>
    </w:p>
    <w:p w14:paraId="01FBAB98" w14:textId="68E8E56B" w:rsidR="00BC3E82" w:rsidRDefault="00BC3E82">
      <w:pPr>
        <w:pStyle w:val="TOC2"/>
        <w:tabs>
          <w:tab w:val="right" w:leader="dot" w:pos="9061"/>
        </w:tabs>
        <w:ind w:left="420"/>
        <w:rPr>
          <w:rFonts w:asciiTheme="minorHAnsi" w:eastAsiaTheme="minorEastAsia" w:hAnsiTheme="minorHAnsi"/>
          <w:noProof/>
        </w:rPr>
      </w:pPr>
      <w:hyperlink w:anchor="_Toc40809114" w:history="1">
        <w:r w:rsidRPr="002043E9">
          <w:rPr>
            <w:rStyle w:val="a9"/>
            <w:noProof/>
          </w:rPr>
          <w:t xml:space="preserve">1.4 </w:t>
        </w:r>
        <w:r w:rsidRPr="002043E9">
          <w:rPr>
            <w:rStyle w:val="a9"/>
            <w:noProof/>
          </w:rPr>
          <w:t>论文的组织结构</w:t>
        </w:r>
        <w:r>
          <w:rPr>
            <w:noProof/>
            <w:webHidden/>
          </w:rPr>
          <w:tab/>
        </w:r>
        <w:r>
          <w:rPr>
            <w:noProof/>
            <w:webHidden/>
          </w:rPr>
          <w:fldChar w:fldCharType="begin"/>
        </w:r>
        <w:r>
          <w:rPr>
            <w:noProof/>
            <w:webHidden/>
          </w:rPr>
          <w:instrText xml:space="preserve"> PAGEREF _Toc40809114 \h </w:instrText>
        </w:r>
        <w:r>
          <w:rPr>
            <w:noProof/>
            <w:webHidden/>
          </w:rPr>
        </w:r>
        <w:r>
          <w:rPr>
            <w:noProof/>
            <w:webHidden/>
          </w:rPr>
          <w:fldChar w:fldCharType="separate"/>
        </w:r>
        <w:r>
          <w:rPr>
            <w:noProof/>
            <w:webHidden/>
          </w:rPr>
          <w:t>3</w:t>
        </w:r>
        <w:r>
          <w:rPr>
            <w:noProof/>
            <w:webHidden/>
          </w:rPr>
          <w:fldChar w:fldCharType="end"/>
        </w:r>
      </w:hyperlink>
    </w:p>
    <w:p w14:paraId="2EF29773" w14:textId="6ABFCC09" w:rsidR="00BC3E82" w:rsidRDefault="00BC3E82">
      <w:pPr>
        <w:pStyle w:val="TOC1"/>
        <w:rPr>
          <w:rFonts w:asciiTheme="minorHAnsi" w:eastAsiaTheme="minorEastAsia" w:hAnsiTheme="minorHAnsi"/>
        </w:rPr>
      </w:pPr>
      <w:hyperlink w:anchor="_Toc40809115" w:history="1">
        <w:r w:rsidRPr="002043E9">
          <w:rPr>
            <w:rStyle w:val="a9"/>
            <w:rFonts w:cs="Times New Roman"/>
          </w:rPr>
          <w:t>第二章</w:t>
        </w:r>
        <w:r w:rsidRPr="002043E9">
          <w:rPr>
            <w:rStyle w:val="a9"/>
            <w:rFonts w:cs="Times New Roman"/>
          </w:rPr>
          <w:t xml:space="preserve"> </w:t>
        </w:r>
        <w:r w:rsidRPr="002043E9">
          <w:rPr>
            <w:rStyle w:val="a9"/>
          </w:rPr>
          <w:t>机器学习与机器学习框架概述</w:t>
        </w:r>
        <w:r>
          <w:rPr>
            <w:webHidden/>
          </w:rPr>
          <w:tab/>
        </w:r>
        <w:r>
          <w:rPr>
            <w:webHidden/>
          </w:rPr>
          <w:fldChar w:fldCharType="begin"/>
        </w:r>
        <w:r>
          <w:rPr>
            <w:webHidden/>
          </w:rPr>
          <w:instrText xml:space="preserve"> PAGEREF _Toc40809115 \h </w:instrText>
        </w:r>
        <w:r>
          <w:rPr>
            <w:webHidden/>
          </w:rPr>
        </w:r>
        <w:r>
          <w:rPr>
            <w:webHidden/>
          </w:rPr>
          <w:fldChar w:fldCharType="separate"/>
        </w:r>
        <w:r>
          <w:rPr>
            <w:webHidden/>
          </w:rPr>
          <w:t>4</w:t>
        </w:r>
        <w:r>
          <w:rPr>
            <w:webHidden/>
          </w:rPr>
          <w:fldChar w:fldCharType="end"/>
        </w:r>
      </w:hyperlink>
    </w:p>
    <w:p w14:paraId="2BA8D738" w14:textId="2B5D3B8F" w:rsidR="00BC3E82" w:rsidRDefault="00BC3E82">
      <w:pPr>
        <w:pStyle w:val="TOC2"/>
        <w:tabs>
          <w:tab w:val="right" w:leader="dot" w:pos="9061"/>
        </w:tabs>
        <w:ind w:left="420"/>
        <w:rPr>
          <w:rFonts w:asciiTheme="minorHAnsi" w:eastAsiaTheme="minorEastAsia" w:hAnsiTheme="minorHAnsi"/>
          <w:noProof/>
        </w:rPr>
      </w:pPr>
      <w:hyperlink w:anchor="_Toc40809116" w:history="1">
        <w:r w:rsidRPr="002043E9">
          <w:rPr>
            <w:rStyle w:val="a9"/>
            <w:rFonts w:cs="Times New Roman"/>
            <w:noProof/>
          </w:rPr>
          <w:t xml:space="preserve">2.1 </w:t>
        </w:r>
        <w:r w:rsidRPr="002043E9">
          <w:rPr>
            <w:rStyle w:val="a9"/>
            <w:noProof/>
          </w:rPr>
          <w:t>机器学习介绍</w:t>
        </w:r>
        <w:r>
          <w:rPr>
            <w:noProof/>
            <w:webHidden/>
          </w:rPr>
          <w:tab/>
        </w:r>
        <w:r>
          <w:rPr>
            <w:noProof/>
            <w:webHidden/>
          </w:rPr>
          <w:fldChar w:fldCharType="begin"/>
        </w:r>
        <w:r>
          <w:rPr>
            <w:noProof/>
            <w:webHidden/>
          </w:rPr>
          <w:instrText xml:space="preserve"> PAGEREF _Toc40809116 \h </w:instrText>
        </w:r>
        <w:r>
          <w:rPr>
            <w:noProof/>
            <w:webHidden/>
          </w:rPr>
        </w:r>
        <w:r>
          <w:rPr>
            <w:noProof/>
            <w:webHidden/>
          </w:rPr>
          <w:fldChar w:fldCharType="separate"/>
        </w:r>
        <w:r>
          <w:rPr>
            <w:noProof/>
            <w:webHidden/>
          </w:rPr>
          <w:t>4</w:t>
        </w:r>
        <w:r>
          <w:rPr>
            <w:noProof/>
            <w:webHidden/>
          </w:rPr>
          <w:fldChar w:fldCharType="end"/>
        </w:r>
      </w:hyperlink>
    </w:p>
    <w:p w14:paraId="075551EB" w14:textId="6F05C1EE" w:rsidR="00BC3E82" w:rsidRDefault="00BC3E82">
      <w:pPr>
        <w:pStyle w:val="TOC3"/>
        <w:tabs>
          <w:tab w:val="right" w:leader="dot" w:pos="9061"/>
        </w:tabs>
        <w:ind w:left="840"/>
        <w:rPr>
          <w:rFonts w:asciiTheme="minorHAnsi" w:eastAsiaTheme="minorEastAsia" w:hAnsiTheme="minorHAnsi"/>
          <w:noProof/>
        </w:rPr>
      </w:pPr>
      <w:hyperlink w:anchor="_Toc40809117" w:history="1">
        <w:r w:rsidRPr="002043E9">
          <w:rPr>
            <w:rStyle w:val="a9"/>
            <w:noProof/>
          </w:rPr>
          <w:t xml:space="preserve">2.1.1 </w:t>
        </w:r>
        <w:r w:rsidRPr="002043E9">
          <w:rPr>
            <w:rStyle w:val="a9"/>
            <w:noProof/>
          </w:rPr>
          <w:t>机器学习的概念</w:t>
        </w:r>
        <w:r>
          <w:rPr>
            <w:noProof/>
            <w:webHidden/>
          </w:rPr>
          <w:tab/>
        </w:r>
        <w:r>
          <w:rPr>
            <w:noProof/>
            <w:webHidden/>
          </w:rPr>
          <w:fldChar w:fldCharType="begin"/>
        </w:r>
        <w:r>
          <w:rPr>
            <w:noProof/>
            <w:webHidden/>
          </w:rPr>
          <w:instrText xml:space="preserve"> PAGEREF _Toc40809117 \h </w:instrText>
        </w:r>
        <w:r>
          <w:rPr>
            <w:noProof/>
            <w:webHidden/>
          </w:rPr>
        </w:r>
        <w:r>
          <w:rPr>
            <w:noProof/>
            <w:webHidden/>
          </w:rPr>
          <w:fldChar w:fldCharType="separate"/>
        </w:r>
        <w:r>
          <w:rPr>
            <w:noProof/>
            <w:webHidden/>
          </w:rPr>
          <w:t>4</w:t>
        </w:r>
        <w:r>
          <w:rPr>
            <w:noProof/>
            <w:webHidden/>
          </w:rPr>
          <w:fldChar w:fldCharType="end"/>
        </w:r>
      </w:hyperlink>
    </w:p>
    <w:p w14:paraId="6F345E4A" w14:textId="1AD5E757" w:rsidR="00BC3E82" w:rsidRDefault="00BC3E82">
      <w:pPr>
        <w:pStyle w:val="TOC3"/>
        <w:tabs>
          <w:tab w:val="right" w:leader="dot" w:pos="9061"/>
        </w:tabs>
        <w:ind w:left="840"/>
        <w:rPr>
          <w:rFonts w:asciiTheme="minorHAnsi" w:eastAsiaTheme="minorEastAsia" w:hAnsiTheme="minorHAnsi"/>
          <w:noProof/>
        </w:rPr>
      </w:pPr>
      <w:hyperlink w:anchor="_Toc40809118" w:history="1">
        <w:r w:rsidRPr="002043E9">
          <w:rPr>
            <w:rStyle w:val="a9"/>
            <w:noProof/>
          </w:rPr>
          <w:t xml:space="preserve">2.1.2  </w:t>
        </w:r>
        <w:r w:rsidRPr="002043E9">
          <w:rPr>
            <w:rStyle w:val="a9"/>
            <w:noProof/>
          </w:rPr>
          <w:t>深度学习的介绍</w:t>
        </w:r>
        <w:r>
          <w:rPr>
            <w:noProof/>
            <w:webHidden/>
          </w:rPr>
          <w:tab/>
        </w:r>
        <w:r>
          <w:rPr>
            <w:noProof/>
            <w:webHidden/>
          </w:rPr>
          <w:fldChar w:fldCharType="begin"/>
        </w:r>
        <w:r>
          <w:rPr>
            <w:noProof/>
            <w:webHidden/>
          </w:rPr>
          <w:instrText xml:space="preserve"> PAGEREF _Toc40809118 \h </w:instrText>
        </w:r>
        <w:r>
          <w:rPr>
            <w:noProof/>
            <w:webHidden/>
          </w:rPr>
        </w:r>
        <w:r>
          <w:rPr>
            <w:noProof/>
            <w:webHidden/>
          </w:rPr>
          <w:fldChar w:fldCharType="separate"/>
        </w:r>
        <w:r>
          <w:rPr>
            <w:noProof/>
            <w:webHidden/>
          </w:rPr>
          <w:t>4</w:t>
        </w:r>
        <w:r>
          <w:rPr>
            <w:noProof/>
            <w:webHidden/>
          </w:rPr>
          <w:fldChar w:fldCharType="end"/>
        </w:r>
      </w:hyperlink>
    </w:p>
    <w:p w14:paraId="47122662" w14:textId="1B17A943" w:rsidR="00BC3E82" w:rsidRDefault="00BC3E82">
      <w:pPr>
        <w:pStyle w:val="TOC3"/>
        <w:tabs>
          <w:tab w:val="right" w:leader="dot" w:pos="9061"/>
        </w:tabs>
        <w:ind w:left="840"/>
        <w:rPr>
          <w:rFonts w:asciiTheme="minorHAnsi" w:eastAsiaTheme="minorEastAsia" w:hAnsiTheme="minorHAnsi"/>
          <w:noProof/>
        </w:rPr>
      </w:pPr>
      <w:hyperlink w:anchor="_Toc40809119" w:history="1">
        <w:r w:rsidRPr="002043E9">
          <w:rPr>
            <w:rStyle w:val="a9"/>
            <w:noProof/>
          </w:rPr>
          <w:t xml:space="preserve">2.1.3 </w:t>
        </w:r>
        <w:r w:rsidRPr="002043E9">
          <w:rPr>
            <w:rStyle w:val="a9"/>
            <w:noProof/>
          </w:rPr>
          <w:t>机器学习的应用与未来</w:t>
        </w:r>
        <w:r>
          <w:rPr>
            <w:noProof/>
            <w:webHidden/>
          </w:rPr>
          <w:tab/>
        </w:r>
        <w:r>
          <w:rPr>
            <w:noProof/>
            <w:webHidden/>
          </w:rPr>
          <w:fldChar w:fldCharType="begin"/>
        </w:r>
        <w:r>
          <w:rPr>
            <w:noProof/>
            <w:webHidden/>
          </w:rPr>
          <w:instrText xml:space="preserve"> PAGEREF _Toc40809119 \h </w:instrText>
        </w:r>
        <w:r>
          <w:rPr>
            <w:noProof/>
            <w:webHidden/>
          </w:rPr>
        </w:r>
        <w:r>
          <w:rPr>
            <w:noProof/>
            <w:webHidden/>
          </w:rPr>
          <w:fldChar w:fldCharType="separate"/>
        </w:r>
        <w:r>
          <w:rPr>
            <w:noProof/>
            <w:webHidden/>
          </w:rPr>
          <w:t>6</w:t>
        </w:r>
        <w:r>
          <w:rPr>
            <w:noProof/>
            <w:webHidden/>
          </w:rPr>
          <w:fldChar w:fldCharType="end"/>
        </w:r>
      </w:hyperlink>
    </w:p>
    <w:p w14:paraId="1E574DDA" w14:textId="2853CC66" w:rsidR="00BC3E82" w:rsidRDefault="00BC3E82">
      <w:pPr>
        <w:pStyle w:val="TOC2"/>
        <w:tabs>
          <w:tab w:val="right" w:leader="dot" w:pos="9061"/>
        </w:tabs>
        <w:ind w:left="420"/>
        <w:rPr>
          <w:rFonts w:asciiTheme="minorHAnsi" w:eastAsiaTheme="minorEastAsia" w:hAnsiTheme="minorHAnsi"/>
          <w:noProof/>
        </w:rPr>
      </w:pPr>
      <w:hyperlink w:anchor="_Toc40809120" w:history="1">
        <w:r w:rsidRPr="002043E9">
          <w:rPr>
            <w:rStyle w:val="a9"/>
            <w:noProof/>
          </w:rPr>
          <w:t>2.2 TensorFlow</w:t>
        </w:r>
        <w:r w:rsidRPr="002043E9">
          <w:rPr>
            <w:rStyle w:val="a9"/>
            <w:noProof/>
          </w:rPr>
          <w:t>介绍</w:t>
        </w:r>
        <w:r>
          <w:rPr>
            <w:noProof/>
            <w:webHidden/>
          </w:rPr>
          <w:tab/>
        </w:r>
        <w:r>
          <w:rPr>
            <w:noProof/>
            <w:webHidden/>
          </w:rPr>
          <w:fldChar w:fldCharType="begin"/>
        </w:r>
        <w:r>
          <w:rPr>
            <w:noProof/>
            <w:webHidden/>
          </w:rPr>
          <w:instrText xml:space="preserve"> PAGEREF _Toc40809120 \h </w:instrText>
        </w:r>
        <w:r>
          <w:rPr>
            <w:noProof/>
            <w:webHidden/>
          </w:rPr>
        </w:r>
        <w:r>
          <w:rPr>
            <w:noProof/>
            <w:webHidden/>
          </w:rPr>
          <w:fldChar w:fldCharType="separate"/>
        </w:r>
        <w:r>
          <w:rPr>
            <w:noProof/>
            <w:webHidden/>
          </w:rPr>
          <w:t>7</w:t>
        </w:r>
        <w:r>
          <w:rPr>
            <w:noProof/>
            <w:webHidden/>
          </w:rPr>
          <w:fldChar w:fldCharType="end"/>
        </w:r>
      </w:hyperlink>
    </w:p>
    <w:p w14:paraId="16526C47" w14:textId="5B25BC85" w:rsidR="00BC3E82" w:rsidRDefault="00BC3E82">
      <w:pPr>
        <w:pStyle w:val="TOC3"/>
        <w:tabs>
          <w:tab w:val="right" w:leader="dot" w:pos="9061"/>
        </w:tabs>
        <w:ind w:left="840"/>
        <w:rPr>
          <w:rFonts w:asciiTheme="minorHAnsi" w:eastAsiaTheme="minorEastAsia" w:hAnsiTheme="minorHAnsi"/>
          <w:noProof/>
        </w:rPr>
      </w:pPr>
      <w:hyperlink w:anchor="_Toc40809121" w:history="1">
        <w:r w:rsidRPr="002043E9">
          <w:rPr>
            <w:rStyle w:val="a9"/>
            <w:noProof/>
          </w:rPr>
          <w:t>2.2.1 TensorFlow</w:t>
        </w:r>
        <w:r w:rsidRPr="002043E9">
          <w:rPr>
            <w:rStyle w:val="a9"/>
            <w:noProof/>
          </w:rPr>
          <w:t>概述</w:t>
        </w:r>
        <w:r>
          <w:rPr>
            <w:noProof/>
            <w:webHidden/>
          </w:rPr>
          <w:tab/>
        </w:r>
        <w:r>
          <w:rPr>
            <w:noProof/>
            <w:webHidden/>
          </w:rPr>
          <w:fldChar w:fldCharType="begin"/>
        </w:r>
        <w:r>
          <w:rPr>
            <w:noProof/>
            <w:webHidden/>
          </w:rPr>
          <w:instrText xml:space="preserve"> PAGEREF _Toc40809121 \h </w:instrText>
        </w:r>
        <w:r>
          <w:rPr>
            <w:noProof/>
            <w:webHidden/>
          </w:rPr>
        </w:r>
        <w:r>
          <w:rPr>
            <w:noProof/>
            <w:webHidden/>
          </w:rPr>
          <w:fldChar w:fldCharType="separate"/>
        </w:r>
        <w:r>
          <w:rPr>
            <w:noProof/>
            <w:webHidden/>
          </w:rPr>
          <w:t>7</w:t>
        </w:r>
        <w:r>
          <w:rPr>
            <w:noProof/>
            <w:webHidden/>
          </w:rPr>
          <w:fldChar w:fldCharType="end"/>
        </w:r>
      </w:hyperlink>
    </w:p>
    <w:p w14:paraId="7310AF97" w14:textId="05E9BF42" w:rsidR="00BC3E82" w:rsidRDefault="00BC3E82">
      <w:pPr>
        <w:pStyle w:val="TOC3"/>
        <w:tabs>
          <w:tab w:val="right" w:leader="dot" w:pos="9061"/>
        </w:tabs>
        <w:ind w:left="840"/>
        <w:rPr>
          <w:rFonts w:asciiTheme="minorHAnsi" w:eastAsiaTheme="minorEastAsia" w:hAnsiTheme="minorHAnsi"/>
          <w:noProof/>
        </w:rPr>
      </w:pPr>
      <w:hyperlink w:anchor="_Toc40809122" w:history="1">
        <w:r w:rsidRPr="002043E9">
          <w:rPr>
            <w:rStyle w:val="a9"/>
            <w:noProof/>
          </w:rPr>
          <w:t>2.2.2 TensorFlow</w:t>
        </w:r>
        <w:r w:rsidRPr="002043E9">
          <w:rPr>
            <w:rStyle w:val="a9"/>
            <w:noProof/>
          </w:rPr>
          <w:t>的发展</w:t>
        </w:r>
        <w:r>
          <w:rPr>
            <w:noProof/>
            <w:webHidden/>
          </w:rPr>
          <w:tab/>
        </w:r>
        <w:r>
          <w:rPr>
            <w:noProof/>
            <w:webHidden/>
          </w:rPr>
          <w:fldChar w:fldCharType="begin"/>
        </w:r>
        <w:r>
          <w:rPr>
            <w:noProof/>
            <w:webHidden/>
          </w:rPr>
          <w:instrText xml:space="preserve"> PAGEREF _Toc40809122 \h </w:instrText>
        </w:r>
        <w:r>
          <w:rPr>
            <w:noProof/>
            <w:webHidden/>
          </w:rPr>
        </w:r>
        <w:r>
          <w:rPr>
            <w:noProof/>
            <w:webHidden/>
          </w:rPr>
          <w:fldChar w:fldCharType="separate"/>
        </w:r>
        <w:r>
          <w:rPr>
            <w:noProof/>
            <w:webHidden/>
          </w:rPr>
          <w:t>7</w:t>
        </w:r>
        <w:r>
          <w:rPr>
            <w:noProof/>
            <w:webHidden/>
          </w:rPr>
          <w:fldChar w:fldCharType="end"/>
        </w:r>
      </w:hyperlink>
    </w:p>
    <w:p w14:paraId="622D1EDA" w14:textId="01E5A13C" w:rsidR="00BC3E82" w:rsidRDefault="00BC3E82">
      <w:pPr>
        <w:pStyle w:val="TOC3"/>
        <w:tabs>
          <w:tab w:val="right" w:leader="dot" w:pos="9061"/>
        </w:tabs>
        <w:ind w:left="840"/>
        <w:rPr>
          <w:rFonts w:asciiTheme="minorHAnsi" w:eastAsiaTheme="minorEastAsia" w:hAnsiTheme="minorHAnsi"/>
          <w:noProof/>
        </w:rPr>
      </w:pPr>
      <w:hyperlink w:anchor="_Toc40809123" w:history="1">
        <w:r w:rsidRPr="002043E9">
          <w:rPr>
            <w:rStyle w:val="a9"/>
            <w:rFonts w:ascii="黑体" w:hAnsi="黑体"/>
            <w:noProof/>
          </w:rPr>
          <w:t>2.2.3 TensorFlow2.0</w:t>
        </w:r>
        <w:r w:rsidRPr="002043E9">
          <w:rPr>
            <w:rStyle w:val="a9"/>
            <w:rFonts w:ascii="黑体" w:hAnsi="黑体"/>
            <w:noProof/>
          </w:rPr>
          <w:t>的优点</w:t>
        </w:r>
        <w:r>
          <w:rPr>
            <w:noProof/>
            <w:webHidden/>
          </w:rPr>
          <w:tab/>
        </w:r>
        <w:r>
          <w:rPr>
            <w:noProof/>
            <w:webHidden/>
          </w:rPr>
          <w:fldChar w:fldCharType="begin"/>
        </w:r>
        <w:r>
          <w:rPr>
            <w:noProof/>
            <w:webHidden/>
          </w:rPr>
          <w:instrText xml:space="preserve"> PAGEREF _Toc40809123 \h </w:instrText>
        </w:r>
        <w:r>
          <w:rPr>
            <w:noProof/>
            <w:webHidden/>
          </w:rPr>
        </w:r>
        <w:r>
          <w:rPr>
            <w:noProof/>
            <w:webHidden/>
          </w:rPr>
          <w:fldChar w:fldCharType="separate"/>
        </w:r>
        <w:r>
          <w:rPr>
            <w:noProof/>
            <w:webHidden/>
          </w:rPr>
          <w:t>7</w:t>
        </w:r>
        <w:r>
          <w:rPr>
            <w:noProof/>
            <w:webHidden/>
          </w:rPr>
          <w:fldChar w:fldCharType="end"/>
        </w:r>
      </w:hyperlink>
    </w:p>
    <w:p w14:paraId="780579B8" w14:textId="4D0E149F" w:rsidR="00BC3E82" w:rsidRDefault="00BC3E82">
      <w:pPr>
        <w:pStyle w:val="TOC2"/>
        <w:tabs>
          <w:tab w:val="right" w:leader="dot" w:pos="9061"/>
        </w:tabs>
        <w:ind w:left="420"/>
        <w:rPr>
          <w:rFonts w:asciiTheme="minorHAnsi" w:eastAsiaTheme="minorEastAsia" w:hAnsiTheme="minorHAnsi"/>
          <w:noProof/>
        </w:rPr>
      </w:pPr>
      <w:hyperlink w:anchor="_Toc40809124" w:history="1">
        <w:r w:rsidRPr="002043E9">
          <w:rPr>
            <w:rStyle w:val="a9"/>
            <w:noProof/>
          </w:rPr>
          <w:t>2.3 YOLO</w:t>
        </w:r>
        <w:r w:rsidRPr="002043E9">
          <w:rPr>
            <w:rStyle w:val="a9"/>
            <w:noProof/>
          </w:rPr>
          <w:t>与</w:t>
        </w:r>
        <w:r w:rsidRPr="002043E9">
          <w:rPr>
            <w:rStyle w:val="a9"/>
            <w:noProof/>
          </w:rPr>
          <w:t>darknet</w:t>
        </w:r>
        <w:r>
          <w:rPr>
            <w:noProof/>
            <w:webHidden/>
          </w:rPr>
          <w:tab/>
        </w:r>
        <w:r>
          <w:rPr>
            <w:noProof/>
            <w:webHidden/>
          </w:rPr>
          <w:fldChar w:fldCharType="begin"/>
        </w:r>
        <w:r>
          <w:rPr>
            <w:noProof/>
            <w:webHidden/>
          </w:rPr>
          <w:instrText xml:space="preserve"> PAGEREF _Toc40809124 \h </w:instrText>
        </w:r>
        <w:r>
          <w:rPr>
            <w:noProof/>
            <w:webHidden/>
          </w:rPr>
        </w:r>
        <w:r>
          <w:rPr>
            <w:noProof/>
            <w:webHidden/>
          </w:rPr>
          <w:fldChar w:fldCharType="separate"/>
        </w:r>
        <w:r>
          <w:rPr>
            <w:noProof/>
            <w:webHidden/>
          </w:rPr>
          <w:t>7</w:t>
        </w:r>
        <w:r>
          <w:rPr>
            <w:noProof/>
            <w:webHidden/>
          </w:rPr>
          <w:fldChar w:fldCharType="end"/>
        </w:r>
      </w:hyperlink>
    </w:p>
    <w:p w14:paraId="051B7099" w14:textId="3CB6B2EF" w:rsidR="00BC3E82" w:rsidRDefault="00BC3E82">
      <w:pPr>
        <w:pStyle w:val="TOC3"/>
        <w:tabs>
          <w:tab w:val="right" w:leader="dot" w:pos="9061"/>
        </w:tabs>
        <w:ind w:left="840"/>
        <w:rPr>
          <w:rFonts w:asciiTheme="minorHAnsi" w:eastAsiaTheme="minorEastAsia" w:hAnsiTheme="minorHAnsi"/>
          <w:noProof/>
        </w:rPr>
      </w:pPr>
      <w:hyperlink w:anchor="_Toc40809125" w:history="1">
        <w:r w:rsidRPr="002043E9">
          <w:rPr>
            <w:rStyle w:val="a9"/>
            <w:noProof/>
          </w:rPr>
          <w:t>2.3.1 YOLO</w:t>
        </w:r>
        <w:r w:rsidRPr="002043E9">
          <w:rPr>
            <w:rStyle w:val="a9"/>
            <w:noProof/>
          </w:rPr>
          <w:t>简介</w:t>
        </w:r>
        <w:r>
          <w:rPr>
            <w:noProof/>
            <w:webHidden/>
          </w:rPr>
          <w:tab/>
        </w:r>
        <w:r>
          <w:rPr>
            <w:noProof/>
            <w:webHidden/>
          </w:rPr>
          <w:fldChar w:fldCharType="begin"/>
        </w:r>
        <w:r>
          <w:rPr>
            <w:noProof/>
            <w:webHidden/>
          </w:rPr>
          <w:instrText xml:space="preserve"> PAGEREF _Toc40809125 \h </w:instrText>
        </w:r>
        <w:r>
          <w:rPr>
            <w:noProof/>
            <w:webHidden/>
          </w:rPr>
        </w:r>
        <w:r>
          <w:rPr>
            <w:noProof/>
            <w:webHidden/>
          </w:rPr>
          <w:fldChar w:fldCharType="separate"/>
        </w:r>
        <w:r>
          <w:rPr>
            <w:noProof/>
            <w:webHidden/>
          </w:rPr>
          <w:t>7</w:t>
        </w:r>
        <w:r>
          <w:rPr>
            <w:noProof/>
            <w:webHidden/>
          </w:rPr>
          <w:fldChar w:fldCharType="end"/>
        </w:r>
      </w:hyperlink>
    </w:p>
    <w:p w14:paraId="08BB4EAA" w14:textId="0E06054A" w:rsidR="00BC3E82" w:rsidRDefault="00BC3E82">
      <w:pPr>
        <w:pStyle w:val="TOC3"/>
        <w:tabs>
          <w:tab w:val="right" w:leader="dot" w:pos="9061"/>
        </w:tabs>
        <w:ind w:left="840"/>
        <w:rPr>
          <w:rFonts w:asciiTheme="minorHAnsi" w:eastAsiaTheme="minorEastAsia" w:hAnsiTheme="minorHAnsi"/>
          <w:noProof/>
        </w:rPr>
      </w:pPr>
      <w:hyperlink w:anchor="_Toc40809126" w:history="1">
        <w:r w:rsidRPr="002043E9">
          <w:rPr>
            <w:rStyle w:val="a9"/>
            <w:rFonts w:ascii="黑体" w:hAnsi="黑体"/>
            <w:noProof/>
          </w:rPr>
          <w:t>2.3.2 YOLO</w:t>
        </w:r>
        <w:r w:rsidRPr="002043E9">
          <w:rPr>
            <w:rStyle w:val="a9"/>
            <w:rFonts w:ascii="黑体" w:hAnsi="黑体"/>
            <w:noProof/>
          </w:rPr>
          <w:t>原理</w:t>
        </w:r>
        <w:r>
          <w:rPr>
            <w:noProof/>
            <w:webHidden/>
          </w:rPr>
          <w:tab/>
        </w:r>
        <w:r>
          <w:rPr>
            <w:noProof/>
            <w:webHidden/>
          </w:rPr>
          <w:fldChar w:fldCharType="begin"/>
        </w:r>
        <w:r>
          <w:rPr>
            <w:noProof/>
            <w:webHidden/>
          </w:rPr>
          <w:instrText xml:space="preserve"> PAGEREF _Toc40809126 \h </w:instrText>
        </w:r>
        <w:r>
          <w:rPr>
            <w:noProof/>
            <w:webHidden/>
          </w:rPr>
        </w:r>
        <w:r>
          <w:rPr>
            <w:noProof/>
            <w:webHidden/>
          </w:rPr>
          <w:fldChar w:fldCharType="separate"/>
        </w:r>
        <w:r>
          <w:rPr>
            <w:noProof/>
            <w:webHidden/>
          </w:rPr>
          <w:t>7</w:t>
        </w:r>
        <w:r>
          <w:rPr>
            <w:noProof/>
            <w:webHidden/>
          </w:rPr>
          <w:fldChar w:fldCharType="end"/>
        </w:r>
      </w:hyperlink>
    </w:p>
    <w:p w14:paraId="14C58243" w14:textId="2AF7C0A8" w:rsidR="00BC3E82" w:rsidRDefault="00BC3E82">
      <w:pPr>
        <w:pStyle w:val="TOC3"/>
        <w:tabs>
          <w:tab w:val="right" w:leader="dot" w:pos="9061"/>
        </w:tabs>
        <w:ind w:left="840"/>
        <w:rPr>
          <w:rFonts w:asciiTheme="minorHAnsi" w:eastAsiaTheme="minorEastAsia" w:hAnsiTheme="minorHAnsi"/>
          <w:noProof/>
        </w:rPr>
      </w:pPr>
      <w:hyperlink w:anchor="_Toc40809127" w:history="1">
        <w:r w:rsidRPr="002043E9">
          <w:rPr>
            <w:rStyle w:val="a9"/>
            <w:noProof/>
          </w:rPr>
          <w:t>2.3.3 YOLO</w:t>
        </w:r>
        <w:r w:rsidRPr="002043E9">
          <w:rPr>
            <w:rStyle w:val="a9"/>
            <w:noProof/>
          </w:rPr>
          <w:t>的优点</w:t>
        </w:r>
        <w:r>
          <w:rPr>
            <w:noProof/>
            <w:webHidden/>
          </w:rPr>
          <w:tab/>
        </w:r>
        <w:r>
          <w:rPr>
            <w:noProof/>
            <w:webHidden/>
          </w:rPr>
          <w:fldChar w:fldCharType="begin"/>
        </w:r>
        <w:r>
          <w:rPr>
            <w:noProof/>
            <w:webHidden/>
          </w:rPr>
          <w:instrText xml:space="preserve"> PAGEREF _Toc40809127 \h </w:instrText>
        </w:r>
        <w:r>
          <w:rPr>
            <w:noProof/>
            <w:webHidden/>
          </w:rPr>
        </w:r>
        <w:r>
          <w:rPr>
            <w:noProof/>
            <w:webHidden/>
          </w:rPr>
          <w:fldChar w:fldCharType="separate"/>
        </w:r>
        <w:r>
          <w:rPr>
            <w:noProof/>
            <w:webHidden/>
          </w:rPr>
          <w:t>14</w:t>
        </w:r>
        <w:r>
          <w:rPr>
            <w:noProof/>
            <w:webHidden/>
          </w:rPr>
          <w:fldChar w:fldCharType="end"/>
        </w:r>
      </w:hyperlink>
    </w:p>
    <w:p w14:paraId="78230826" w14:textId="7D400332" w:rsidR="00BC3E82" w:rsidRDefault="00BC3E82">
      <w:pPr>
        <w:pStyle w:val="TOC3"/>
        <w:tabs>
          <w:tab w:val="right" w:leader="dot" w:pos="9061"/>
        </w:tabs>
        <w:ind w:left="840"/>
        <w:rPr>
          <w:rFonts w:asciiTheme="minorHAnsi" w:eastAsiaTheme="minorEastAsia" w:hAnsiTheme="minorHAnsi"/>
          <w:noProof/>
        </w:rPr>
      </w:pPr>
      <w:hyperlink w:anchor="_Toc40809128" w:history="1">
        <w:r w:rsidRPr="002043E9">
          <w:rPr>
            <w:rStyle w:val="a9"/>
            <w:noProof/>
          </w:rPr>
          <w:t>2.3.4 darknet</w:t>
        </w:r>
        <w:r w:rsidRPr="002043E9">
          <w:rPr>
            <w:rStyle w:val="a9"/>
            <w:noProof/>
          </w:rPr>
          <w:t>简介</w:t>
        </w:r>
        <w:r>
          <w:rPr>
            <w:noProof/>
            <w:webHidden/>
          </w:rPr>
          <w:tab/>
        </w:r>
        <w:r>
          <w:rPr>
            <w:noProof/>
            <w:webHidden/>
          </w:rPr>
          <w:fldChar w:fldCharType="begin"/>
        </w:r>
        <w:r>
          <w:rPr>
            <w:noProof/>
            <w:webHidden/>
          </w:rPr>
          <w:instrText xml:space="preserve"> PAGEREF _Toc40809128 \h </w:instrText>
        </w:r>
        <w:r>
          <w:rPr>
            <w:noProof/>
            <w:webHidden/>
          </w:rPr>
        </w:r>
        <w:r>
          <w:rPr>
            <w:noProof/>
            <w:webHidden/>
          </w:rPr>
          <w:fldChar w:fldCharType="separate"/>
        </w:r>
        <w:r>
          <w:rPr>
            <w:noProof/>
            <w:webHidden/>
          </w:rPr>
          <w:t>14</w:t>
        </w:r>
        <w:r>
          <w:rPr>
            <w:noProof/>
            <w:webHidden/>
          </w:rPr>
          <w:fldChar w:fldCharType="end"/>
        </w:r>
      </w:hyperlink>
    </w:p>
    <w:p w14:paraId="72FC8267" w14:textId="52584D4B" w:rsidR="00BC3E82" w:rsidRDefault="00BC3E82">
      <w:pPr>
        <w:pStyle w:val="TOC3"/>
        <w:tabs>
          <w:tab w:val="right" w:leader="dot" w:pos="9061"/>
        </w:tabs>
        <w:ind w:left="840"/>
        <w:rPr>
          <w:rFonts w:asciiTheme="minorHAnsi" w:eastAsiaTheme="minorEastAsia" w:hAnsiTheme="minorHAnsi"/>
          <w:noProof/>
        </w:rPr>
      </w:pPr>
      <w:hyperlink w:anchor="_Toc40809129" w:history="1">
        <w:r w:rsidRPr="002043E9">
          <w:rPr>
            <w:rStyle w:val="a9"/>
            <w:noProof/>
          </w:rPr>
          <w:t>2.3.5 AlexeyAB/darknet</w:t>
        </w:r>
        <w:r>
          <w:rPr>
            <w:noProof/>
            <w:webHidden/>
          </w:rPr>
          <w:tab/>
        </w:r>
        <w:r>
          <w:rPr>
            <w:noProof/>
            <w:webHidden/>
          </w:rPr>
          <w:fldChar w:fldCharType="begin"/>
        </w:r>
        <w:r>
          <w:rPr>
            <w:noProof/>
            <w:webHidden/>
          </w:rPr>
          <w:instrText xml:space="preserve"> PAGEREF _Toc40809129 \h </w:instrText>
        </w:r>
        <w:r>
          <w:rPr>
            <w:noProof/>
            <w:webHidden/>
          </w:rPr>
        </w:r>
        <w:r>
          <w:rPr>
            <w:noProof/>
            <w:webHidden/>
          </w:rPr>
          <w:fldChar w:fldCharType="separate"/>
        </w:r>
        <w:r>
          <w:rPr>
            <w:noProof/>
            <w:webHidden/>
          </w:rPr>
          <w:t>15</w:t>
        </w:r>
        <w:r>
          <w:rPr>
            <w:noProof/>
            <w:webHidden/>
          </w:rPr>
          <w:fldChar w:fldCharType="end"/>
        </w:r>
      </w:hyperlink>
    </w:p>
    <w:p w14:paraId="5C239922" w14:textId="5062596F" w:rsidR="00BC3E82" w:rsidRDefault="00BC3E82">
      <w:pPr>
        <w:pStyle w:val="TOC2"/>
        <w:tabs>
          <w:tab w:val="right" w:leader="dot" w:pos="9061"/>
        </w:tabs>
        <w:ind w:left="420"/>
        <w:rPr>
          <w:rFonts w:asciiTheme="minorHAnsi" w:eastAsiaTheme="minorEastAsia" w:hAnsiTheme="minorHAnsi"/>
          <w:noProof/>
        </w:rPr>
      </w:pPr>
      <w:hyperlink w:anchor="_Toc40809130" w:history="1">
        <w:r w:rsidRPr="002043E9">
          <w:rPr>
            <w:rStyle w:val="a9"/>
            <w:noProof/>
          </w:rPr>
          <w:t xml:space="preserve">2.4 </w:t>
        </w:r>
        <w:r w:rsidRPr="002043E9">
          <w:rPr>
            <w:rStyle w:val="a9"/>
            <w:noProof/>
          </w:rPr>
          <w:t>本章小结</w:t>
        </w:r>
        <w:r>
          <w:rPr>
            <w:noProof/>
            <w:webHidden/>
          </w:rPr>
          <w:tab/>
        </w:r>
        <w:r>
          <w:rPr>
            <w:noProof/>
            <w:webHidden/>
          </w:rPr>
          <w:fldChar w:fldCharType="begin"/>
        </w:r>
        <w:r>
          <w:rPr>
            <w:noProof/>
            <w:webHidden/>
          </w:rPr>
          <w:instrText xml:space="preserve"> PAGEREF _Toc40809130 \h </w:instrText>
        </w:r>
        <w:r>
          <w:rPr>
            <w:noProof/>
            <w:webHidden/>
          </w:rPr>
        </w:r>
        <w:r>
          <w:rPr>
            <w:noProof/>
            <w:webHidden/>
          </w:rPr>
          <w:fldChar w:fldCharType="separate"/>
        </w:r>
        <w:r>
          <w:rPr>
            <w:noProof/>
            <w:webHidden/>
          </w:rPr>
          <w:t>16</w:t>
        </w:r>
        <w:r>
          <w:rPr>
            <w:noProof/>
            <w:webHidden/>
          </w:rPr>
          <w:fldChar w:fldCharType="end"/>
        </w:r>
      </w:hyperlink>
    </w:p>
    <w:p w14:paraId="5CB6A6F5" w14:textId="73C23993" w:rsidR="00BC3E82" w:rsidRDefault="00BC3E82">
      <w:pPr>
        <w:pStyle w:val="TOC1"/>
        <w:rPr>
          <w:rFonts w:asciiTheme="minorHAnsi" w:eastAsiaTheme="minorEastAsia" w:hAnsiTheme="minorHAnsi"/>
        </w:rPr>
      </w:pPr>
      <w:hyperlink w:anchor="_Toc40809131" w:history="1">
        <w:r w:rsidRPr="002043E9">
          <w:rPr>
            <w:rStyle w:val="a9"/>
          </w:rPr>
          <w:t>第三章</w:t>
        </w:r>
        <w:r w:rsidRPr="002043E9">
          <w:rPr>
            <w:rStyle w:val="a9"/>
          </w:rPr>
          <w:t xml:space="preserve"> </w:t>
        </w:r>
        <w:r w:rsidRPr="002043E9">
          <w:rPr>
            <w:rStyle w:val="a9"/>
          </w:rPr>
          <w:t>系统的总体设计和平台搭建</w:t>
        </w:r>
        <w:r>
          <w:rPr>
            <w:webHidden/>
          </w:rPr>
          <w:tab/>
        </w:r>
        <w:r>
          <w:rPr>
            <w:webHidden/>
          </w:rPr>
          <w:fldChar w:fldCharType="begin"/>
        </w:r>
        <w:r>
          <w:rPr>
            <w:webHidden/>
          </w:rPr>
          <w:instrText xml:space="preserve"> PAGEREF _Toc40809131 \h </w:instrText>
        </w:r>
        <w:r>
          <w:rPr>
            <w:webHidden/>
          </w:rPr>
        </w:r>
        <w:r>
          <w:rPr>
            <w:webHidden/>
          </w:rPr>
          <w:fldChar w:fldCharType="separate"/>
        </w:r>
        <w:r>
          <w:rPr>
            <w:webHidden/>
          </w:rPr>
          <w:t>17</w:t>
        </w:r>
        <w:r>
          <w:rPr>
            <w:webHidden/>
          </w:rPr>
          <w:fldChar w:fldCharType="end"/>
        </w:r>
      </w:hyperlink>
    </w:p>
    <w:p w14:paraId="662FFDA3" w14:textId="786738E2" w:rsidR="00BC3E82" w:rsidRDefault="00BC3E82">
      <w:pPr>
        <w:pStyle w:val="TOC2"/>
        <w:tabs>
          <w:tab w:val="right" w:leader="dot" w:pos="9061"/>
        </w:tabs>
        <w:ind w:left="420"/>
        <w:rPr>
          <w:rFonts w:asciiTheme="minorHAnsi" w:eastAsiaTheme="minorEastAsia" w:hAnsiTheme="minorHAnsi"/>
          <w:noProof/>
        </w:rPr>
      </w:pPr>
      <w:hyperlink w:anchor="_Toc40809132" w:history="1">
        <w:r w:rsidRPr="002043E9">
          <w:rPr>
            <w:rStyle w:val="a9"/>
            <w:noProof/>
          </w:rPr>
          <w:t xml:space="preserve">3.1 </w:t>
        </w:r>
        <w:r w:rsidRPr="002043E9">
          <w:rPr>
            <w:rStyle w:val="a9"/>
            <w:noProof/>
          </w:rPr>
          <w:t>系统的总体设计框架</w:t>
        </w:r>
        <w:r>
          <w:rPr>
            <w:noProof/>
            <w:webHidden/>
          </w:rPr>
          <w:tab/>
        </w:r>
        <w:r>
          <w:rPr>
            <w:noProof/>
            <w:webHidden/>
          </w:rPr>
          <w:fldChar w:fldCharType="begin"/>
        </w:r>
        <w:r>
          <w:rPr>
            <w:noProof/>
            <w:webHidden/>
          </w:rPr>
          <w:instrText xml:space="preserve"> PAGEREF _Toc40809132 \h </w:instrText>
        </w:r>
        <w:r>
          <w:rPr>
            <w:noProof/>
            <w:webHidden/>
          </w:rPr>
        </w:r>
        <w:r>
          <w:rPr>
            <w:noProof/>
            <w:webHidden/>
          </w:rPr>
          <w:fldChar w:fldCharType="separate"/>
        </w:r>
        <w:r>
          <w:rPr>
            <w:noProof/>
            <w:webHidden/>
          </w:rPr>
          <w:t>17</w:t>
        </w:r>
        <w:r>
          <w:rPr>
            <w:noProof/>
            <w:webHidden/>
          </w:rPr>
          <w:fldChar w:fldCharType="end"/>
        </w:r>
      </w:hyperlink>
    </w:p>
    <w:p w14:paraId="5A2240FD" w14:textId="73FAB127" w:rsidR="00BC3E82" w:rsidRDefault="00BC3E82">
      <w:pPr>
        <w:pStyle w:val="TOC2"/>
        <w:tabs>
          <w:tab w:val="right" w:leader="dot" w:pos="9061"/>
        </w:tabs>
        <w:ind w:left="420"/>
        <w:rPr>
          <w:rFonts w:asciiTheme="minorHAnsi" w:eastAsiaTheme="minorEastAsia" w:hAnsiTheme="minorHAnsi"/>
          <w:noProof/>
        </w:rPr>
      </w:pPr>
      <w:hyperlink w:anchor="_Toc40809133" w:history="1">
        <w:r w:rsidRPr="002043E9">
          <w:rPr>
            <w:rStyle w:val="a9"/>
            <w:noProof/>
          </w:rPr>
          <w:t xml:space="preserve">3.2 </w:t>
        </w:r>
        <w:r w:rsidRPr="002043E9">
          <w:rPr>
            <w:rStyle w:val="a9"/>
            <w:noProof/>
          </w:rPr>
          <w:t>车型识别系统的需求分析</w:t>
        </w:r>
        <w:r>
          <w:rPr>
            <w:noProof/>
            <w:webHidden/>
          </w:rPr>
          <w:tab/>
        </w:r>
        <w:r>
          <w:rPr>
            <w:noProof/>
            <w:webHidden/>
          </w:rPr>
          <w:fldChar w:fldCharType="begin"/>
        </w:r>
        <w:r>
          <w:rPr>
            <w:noProof/>
            <w:webHidden/>
          </w:rPr>
          <w:instrText xml:space="preserve"> PAGEREF _Toc40809133 \h </w:instrText>
        </w:r>
        <w:r>
          <w:rPr>
            <w:noProof/>
            <w:webHidden/>
          </w:rPr>
        </w:r>
        <w:r>
          <w:rPr>
            <w:noProof/>
            <w:webHidden/>
          </w:rPr>
          <w:fldChar w:fldCharType="separate"/>
        </w:r>
        <w:r>
          <w:rPr>
            <w:noProof/>
            <w:webHidden/>
          </w:rPr>
          <w:t>18</w:t>
        </w:r>
        <w:r>
          <w:rPr>
            <w:noProof/>
            <w:webHidden/>
          </w:rPr>
          <w:fldChar w:fldCharType="end"/>
        </w:r>
      </w:hyperlink>
    </w:p>
    <w:p w14:paraId="6F23FD87" w14:textId="6CC84A66" w:rsidR="00BC3E82" w:rsidRDefault="00BC3E82">
      <w:pPr>
        <w:pStyle w:val="TOC3"/>
        <w:tabs>
          <w:tab w:val="right" w:leader="dot" w:pos="9061"/>
        </w:tabs>
        <w:ind w:left="840"/>
        <w:rPr>
          <w:rFonts w:asciiTheme="minorHAnsi" w:eastAsiaTheme="minorEastAsia" w:hAnsiTheme="minorHAnsi"/>
          <w:noProof/>
        </w:rPr>
      </w:pPr>
      <w:hyperlink w:anchor="_Toc40809134" w:history="1">
        <w:r w:rsidRPr="002043E9">
          <w:rPr>
            <w:rStyle w:val="a9"/>
            <w:noProof/>
          </w:rPr>
          <w:t xml:space="preserve">3.2.1 </w:t>
        </w:r>
        <w:r w:rsidRPr="002043E9">
          <w:rPr>
            <w:rStyle w:val="a9"/>
            <w:noProof/>
          </w:rPr>
          <w:t>系统定义</w:t>
        </w:r>
        <w:r>
          <w:rPr>
            <w:noProof/>
            <w:webHidden/>
          </w:rPr>
          <w:tab/>
        </w:r>
        <w:r>
          <w:rPr>
            <w:noProof/>
            <w:webHidden/>
          </w:rPr>
          <w:fldChar w:fldCharType="begin"/>
        </w:r>
        <w:r>
          <w:rPr>
            <w:noProof/>
            <w:webHidden/>
          </w:rPr>
          <w:instrText xml:space="preserve"> PAGEREF _Toc40809134 \h </w:instrText>
        </w:r>
        <w:r>
          <w:rPr>
            <w:noProof/>
            <w:webHidden/>
          </w:rPr>
        </w:r>
        <w:r>
          <w:rPr>
            <w:noProof/>
            <w:webHidden/>
          </w:rPr>
          <w:fldChar w:fldCharType="separate"/>
        </w:r>
        <w:r>
          <w:rPr>
            <w:noProof/>
            <w:webHidden/>
          </w:rPr>
          <w:t>18</w:t>
        </w:r>
        <w:r>
          <w:rPr>
            <w:noProof/>
            <w:webHidden/>
          </w:rPr>
          <w:fldChar w:fldCharType="end"/>
        </w:r>
      </w:hyperlink>
    </w:p>
    <w:p w14:paraId="52C21928" w14:textId="200F8EAA" w:rsidR="00BC3E82" w:rsidRDefault="00BC3E82">
      <w:pPr>
        <w:pStyle w:val="TOC3"/>
        <w:tabs>
          <w:tab w:val="right" w:leader="dot" w:pos="9061"/>
        </w:tabs>
        <w:ind w:left="840"/>
        <w:rPr>
          <w:rFonts w:asciiTheme="minorHAnsi" w:eastAsiaTheme="minorEastAsia" w:hAnsiTheme="minorHAnsi"/>
          <w:noProof/>
        </w:rPr>
      </w:pPr>
      <w:hyperlink w:anchor="_Toc40809135" w:history="1">
        <w:r w:rsidRPr="002043E9">
          <w:rPr>
            <w:rStyle w:val="a9"/>
            <w:noProof/>
          </w:rPr>
          <w:t xml:space="preserve">3.2.2 </w:t>
        </w:r>
        <w:r w:rsidRPr="002043E9">
          <w:rPr>
            <w:rStyle w:val="a9"/>
            <w:noProof/>
          </w:rPr>
          <w:t>功能需求</w:t>
        </w:r>
        <w:r>
          <w:rPr>
            <w:noProof/>
            <w:webHidden/>
          </w:rPr>
          <w:tab/>
        </w:r>
        <w:r>
          <w:rPr>
            <w:noProof/>
            <w:webHidden/>
          </w:rPr>
          <w:fldChar w:fldCharType="begin"/>
        </w:r>
        <w:r>
          <w:rPr>
            <w:noProof/>
            <w:webHidden/>
          </w:rPr>
          <w:instrText xml:space="preserve"> PAGEREF _Toc40809135 \h </w:instrText>
        </w:r>
        <w:r>
          <w:rPr>
            <w:noProof/>
            <w:webHidden/>
          </w:rPr>
        </w:r>
        <w:r>
          <w:rPr>
            <w:noProof/>
            <w:webHidden/>
          </w:rPr>
          <w:fldChar w:fldCharType="separate"/>
        </w:r>
        <w:r>
          <w:rPr>
            <w:noProof/>
            <w:webHidden/>
          </w:rPr>
          <w:t>18</w:t>
        </w:r>
        <w:r>
          <w:rPr>
            <w:noProof/>
            <w:webHidden/>
          </w:rPr>
          <w:fldChar w:fldCharType="end"/>
        </w:r>
      </w:hyperlink>
    </w:p>
    <w:p w14:paraId="7B4BE9C5" w14:textId="3E60B2F1" w:rsidR="00BC3E82" w:rsidRDefault="00BC3E82">
      <w:pPr>
        <w:pStyle w:val="TOC3"/>
        <w:tabs>
          <w:tab w:val="right" w:leader="dot" w:pos="9061"/>
        </w:tabs>
        <w:ind w:left="840"/>
        <w:rPr>
          <w:rFonts w:asciiTheme="minorHAnsi" w:eastAsiaTheme="minorEastAsia" w:hAnsiTheme="minorHAnsi"/>
          <w:noProof/>
        </w:rPr>
      </w:pPr>
      <w:hyperlink w:anchor="_Toc40809136" w:history="1">
        <w:r w:rsidRPr="002043E9">
          <w:rPr>
            <w:rStyle w:val="a9"/>
            <w:noProof/>
          </w:rPr>
          <w:t xml:space="preserve">3.2.1 </w:t>
        </w:r>
        <w:r w:rsidRPr="002043E9">
          <w:rPr>
            <w:rStyle w:val="a9"/>
            <w:noProof/>
          </w:rPr>
          <w:t>性能需求</w:t>
        </w:r>
        <w:r>
          <w:rPr>
            <w:noProof/>
            <w:webHidden/>
          </w:rPr>
          <w:tab/>
        </w:r>
        <w:r>
          <w:rPr>
            <w:noProof/>
            <w:webHidden/>
          </w:rPr>
          <w:fldChar w:fldCharType="begin"/>
        </w:r>
        <w:r>
          <w:rPr>
            <w:noProof/>
            <w:webHidden/>
          </w:rPr>
          <w:instrText xml:space="preserve"> PAGEREF _Toc40809136 \h </w:instrText>
        </w:r>
        <w:r>
          <w:rPr>
            <w:noProof/>
            <w:webHidden/>
          </w:rPr>
        </w:r>
        <w:r>
          <w:rPr>
            <w:noProof/>
            <w:webHidden/>
          </w:rPr>
          <w:fldChar w:fldCharType="separate"/>
        </w:r>
        <w:r>
          <w:rPr>
            <w:noProof/>
            <w:webHidden/>
          </w:rPr>
          <w:t>19</w:t>
        </w:r>
        <w:r>
          <w:rPr>
            <w:noProof/>
            <w:webHidden/>
          </w:rPr>
          <w:fldChar w:fldCharType="end"/>
        </w:r>
      </w:hyperlink>
    </w:p>
    <w:p w14:paraId="2A542D65" w14:textId="6A8F3A63" w:rsidR="00BC3E82" w:rsidRDefault="00BC3E82">
      <w:pPr>
        <w:pStyle w:val="TOC2"/>
        <w:tabs>
          <w:tab w:val="right" w:leader="dot" w:pos="9061"/>
        </w:tabs>
        <w:ind w:left="420"/>
        <w:rPr>
          <w:rFonts w:asciiTheme="minorHAnsi" w:eastAsiaTheme="minorEastAsia" w:hAnsiTheme="minorHAnsi"/>
          <w:noProof/>
        </w:rPr>
      </w:pPr>
      <w:hyperlink w:anchor="_Toc40809137" w:history="1">
        <w:r w:rsidRPr="002043E9">
          <w:rPr>
            <w:rStyle w:val="a9"/>
            <w:noProof/>
          </w:rPr>
          <w:t xml:space="preserve">3.3 </w:t>
        </w:r>
        <w:r w:rsidRPr="002043E9">
          <w:rPr>
            <w:rStyle w:val="a9"/>
            <w:noProof/>
          </w:rPr>
          <w:t>开发环境平台搭建</w:t>
        </w:r>
        <w:r>
          <w:rPr>
            <w:noProof/>
            <w:webHidden/>
          </w:rPr>
          <w:tab/>
        </w:r>
        <w:r>
          <w:rPr>
            <w:noProof/>
            <w:webHidden/>
          </w:rPr>
          <w:fldChar w:fldCharType="begin"/>
        </w:r>
        <w:r>
          <w:rPr>
            <w:noProof/>
            <w:webHidden/>
          </w:rPr>
          <w:instrText xml:space="preserve"> PAGEREF _Toc40809137 \h </w:instrText>
        </w:r>
        <w:r>
          <w:rPr>
            <w:noProof/>
            <w:webHidden/>
          </w:rPr>
        </w:r>
        <w:r>
          <w:rPr>
            <w:noProof/>
            <w:webHidden/>
          </w:rPr>
          <w:fldChar w:fldCharType="separate"/>
        </w:r>
        <w:r>
          <w:rPr>
            <w:noProof/>
            <w:webHidden/>
          </w:rPr>
          <w:t>20</w:t>
        </w:r>
        <w:r>
          <w:rPr>
            <w:noProof/>
            <w:webHidden/>
          </w:rPr>
          <w:fldChar w:fldCharType="end"/>
        </w:r>
      </w:hyperlink>
    </w:p>
    <w:p w14:paraId="7A5E34DC" w14:textId="42EA3A6D" w:rsidR="00BC3E82" w:rsidRDefault="00BC3E82">
      <w:pPr>
        <w:pStyle w:val="TOC3"/>
        <w:tabs>
          <w:tab w:val="right" w:leader="dot" w:pos="9061"/>
        </w:tabs>
        <w:ind w:left="840"/>
        <w:rPr>
          <w:rFonts w:asciiTheme="minorHAnsi" w:eastAsiaTheme="minorEastAsia" w:hAnsiTheme="minorHAnsi"/>
          <w:noProof/>
        </w:rPr>
      </w:pPr>
      <w:hyperlink w:anchor="_Toc40809138" w:history="1">
        <w:r w:rsidRPr="002043E9">
          <w:rPr>
            <w:rStyle w:val="a9"/>
            <w:noProof/>
          </w:rPr>
          <w:t>3.3.1 Anaconda</w:t>
        </w:r>
        <w:r w:rsidRPr="002043E9">
          <w:rPr>
            <w:rStyle w:val="a9"/>
            <w:noProof/>
          </w:rPr>
          <w:t>环境搭建</w:t>
        </w:r>
        <w:r>
          <w:rPr>
            <w:noProof/>
            <w:webHidden/>
          </w:rPr>
          <w:tab/>
        </w:r>
        <w:r>
          <w:rPr>
            <w:noProof/>
            <w:webHidden/>
          </w:rPr>
          <w:fldChar w:fldCharType="begin"/>
        </w:r>
        <w:r>
          <w:rPr>
            <w:noProof/>
            <w:webHidden/>
          </w:rPr>
          <w:instrText xml:space="preserve"> PAGEREF _Toc40809138 \h </w:instrText>
        </w:r>
        <w:r>
          <w:rPr>
            <w:noProof/>
            <w:webHidden/>
          </w:rPr>
        </w:r>
        <w:r>
          <w:rPr>
            <w:noProof/>
            <w:webHidden/>
          </w:rPr>
          <w:fldChar w:fldCharType="separate"/>
        </w:r>
        <w:r>
          <w:rPr>
            <w:noProof/>
            <w:webHidden/>
          </w:rPr>
          <w:t>20</w:t>
        </w:r>
        <w:r>
          <w:rPr>
            <w:noProof/>
            <w:webHidden/>
          </w:rPr>
          <w:fldChar w:fldCharType="end"/>
        </w:r>
      </w:hyperlink>
    </w:p>
    <w:p w14:paraId="0B1ECC78" w14:textId="03DEB4B8" w:rsidR="00BC3E82" w:rsidRDefault="00BC3E82">
      <w:pPr>
        <w:pStyle w:val="TOC3"/>
        <w:tabs>
          <w:tab w:val="right" w:leader="dot" w:pos="9061"/>
        </w:tabs>
        <w:ind w:left="840"/>
        <w:rPr>
          <w:rFonts w:asciiTheme="minorHAnsi" w:eastAsiaTheme="minorEastAsia" w:hAnsiTheme="minorHAnsi"/>
          <w:noProof/>
        </w:rPr>
      </w:pPr>
      <w:hyperlink w:anchor="_Toc40809139" w:history="1">
        <w:r w:rsidRPr="002043E9">
          <w:rPr>
            <w:rStyle w:val="a9"/>
            <w:noProof/>
          </w:rPr>
          <w:t xml:space="preserve">3.3.2 </w:t>
        </w:r>
        <w:r w:rsidRPr="002043E9">
          <w:rPr>
            <w:rStyle w:val="a9"/>
            <w:noProof/>
          </w:rPr>
          <w:t>安装</w:t>
        </w:r>
        <w:r w:rsidRPr="002043E9">
          <w:rPr>
            <w:rStyle w:val="a9"/>
            <w:noProof/>
          </w:rPr>
          <w:t>TensorFlow-GPU</w:t>
        </w:r>
        <w:r>
          <w:rPr>
            <w:noProof/>
            <w:webHidden/>
          </w:rPr>
          <w:tab/>
        </w:r>
        <w:r>
          <w:rPr>
            <w:noProof/>
            <w:webHidden/>
          </w:rPr>
          <w:fldChar w:fldCharType="begin"/>
        </w:r>
        <w:r>
          <w:rPr>
            <w:noProof/>
            <w:webHidden/>
          </w:rPr>
          <w:instrText xml:space="preserve"> PAGEREF _Toc40809139 \h </w:instrText>
        </w:r>
        <w:r>
          <w:rPr>
            <w:noProof/>
            <w:webHidden/>
          </w:rPr>
        </w:r>
        <w:r>
          <w:rPr>
            <w:noProof/>
            <w:webHidden/>
          </w:rPr>
          <w:fldChar w:fldCharType="separate"/>
        </w:r>
        <w:r>
          <w:rPr>
            <w:noProof/>
            <w:webHidden/>
          </w:rPr>
          <w:t>21</w:t>
        </w:r>
        <w:r>
          <w:rPr>
            <w:noProof/>
            <w:webHidden/>
          </w:rPr>
          <w:fldChar w:fldCharType="end"/>
        </w:r>
      </w:hyperlink>
    </w:p>
    <w:p w14:paraId="3796C47A" w14:textId="3602E4C3" w:rsidR="00BC3E82" w:rsidRDefault="00BC3E82">
      <w:pPr>
        <w:pStyle w:val="TOC3"/>
        <w:tabs>
          <w:tab w:val="right" w:leader="dot" w:pos="9061"/>
        </w:tabs>
        <w:ind w:left="840"/>
        <w:rPr>
          <w:rFonts w:asciiTheme="minorHAnsi" w:eastAsiaTheme="minorEastAsia" w:hAnsiTheme="minorHAnsi"/>
          <w:noProof/>
        </w:rPr>
      </w:pPr>
      <w:hyperlink w:anchor="_Toc40809140" w:history="1">
        <w:r w:rsidRPr="002043E9">
          <w:rPr>
            <w:rStyle w:val="a9"/>
            <w:noProof/>
          </w:rPr>
          <w:t xml:space="preserve">3.3.3 </w:t>
        </w:r>
        <w:r w:rsidRPr="002043E9">
          <w:rPr>
            <w:rStyle w:val="a9"/>
            <w:noProof/>
          </w:rPr>
          <w:t>安装</w:t>
        </w:r>
        <w:r w:rsidRPr="002043E9">
          <w:rPr>
            <w:rStyle w:val="a9"/>
            <w:noProof/>
          </w:rPr>
          <w:t>CUDA</w:t>
        </w:r>
        <w:r w:rsidRPr="002043E9">
          <w:rPr>
            <w:rStyle w:val="a9"/>
            <w:noProof/>
          </w:rPr>
          <w:t>和</w:t>
        </w:r>
        <w:r w:rsidRPr="002043E9">
          <w:rPr>
            <w:rStyle w:val="a9"/>
            <w:noProof/>
          </w:rPr>
          <w:t>CUDNN</w:t>
        </w:r>
        <w:r>
          <w:rPr>
            <w:noProof/>
            <w:webHidden/>
          </w:rPr>
          <w:tab/>
        </w:r>
        <w:r>
          <w:rPr>
            <w:noProof/>
            <w:webHidden/>
          </w:rPr>
          <w:fldChar w:fldCharType="begin"/>
        </w:r>
        <w:r>
          <w:rPr>
            <w:noProof/>
            <w:webHidden/>
          </w:rPr>
          <w:instrText xml:space="preserve"> PAGEREF _Toc40809140 \h </w:instrText>
        </w:r>
        <w:r>
          <w:rPr>
            <w:noProof/>
            <w:webHidden/>
          </w:rPr>
        </w:r>
        <w:r>
          <w:rPr>
            <w:noProof/>
            <w:webHidden/>
          </w:rPr>
          <w:fldChar w:fldCharType="separate"/>
        </w:r>
        <w:r>
          <w:rPr>
            <w:noProof/>
            <w:webHidden/>
          </w:rPr>
          <w:t>21</w:t>
        </w:r>
        <w:r>
          <w:rPr>
            <w:noProof/>
            <w:webHidden/>
          </w:rPr>
          <w:fldChar w:fldCharType="end"/>
        </w:r>
      </w:hyperlink>
    </w:p>
    <w:p w14:paraId="2DFC4E98" w14:textId="5BA975EE" w:rsidR="00BC3E82" w:rsidRDefault="00BC3E82">
      <w:pPr>
        <w:pStyle w:val="TOC3"/>
        <w:tabs>
          <w:tab w:val="right" w:leader="dot" w:pos="9061"/>
        </w:tabs>
        <w:ind w:left="840"/>
        <w:rPr>
          <w:rFonts w:asciiTheme="minorHAnsi" w:eastAsiaTheme="minorEastAsia" w:hAnsiTheme="minorHAnsi"/>
          <w:noProof/>
        </w:rPr>
      </w:pPr>
      <w:hyperlink w:anchor="_Toc40809141" w:history="1">
        <w:r w:rsidRPr="002043E9">
          <w:rPr>
            <w:rStyle w:val="a9"/>
            <w:noProof/>
          </w:rPr>
          <w:t xml:space="preserve">3.3.4 </w:t>
        </w:r>
        <w:r w:rsidRPr="002043E9">
          <w:rPr>
            <w:rStyle w:val="a9"/>
            <w:noProof/>
          </w:rPr>
          <w:t>安装</w:t>
        </w:r>
        <w:r w:rsidRPr="002043E9">
          <w:rPr>
            <w:rStyle w:val="a9"/>
            <w:noProof/>
          </w:rPr>
          <w:t>OpenCV</w:t>
        </w:r>
        <w:r>
          <w:rPr>
            <w:noProof/>
            <w:webHidden/>
          </w:rPr>
          <w:tab/>
        </w:r>
        <w:r>
          <w:rPr>
            <w:noProof/>
            <w:webHidden/>
          </w:rPr>
          <w:fldChar w:fldCharType="begin"/>
        </w:r>
        <w:r>
          <w:rPr>
            <w:noProof/>
            <w:webHidden/>
          </w:rPr>
          <w:instrText xml:space="preserve"> PAGEREF _Toc40809141 \h </w:instrText>
        </w:r>
        <w:r>
          <w:rPr>
            <w:noProof/>
            <w:webHidden/>
          </w:rPr>
        </w:r>
        <w:r>
          <w:rPr>
            <w:noProof/>
            <w:webHidden/>
          </w:rPr>
          <w:fldChar w:fldCharType="separate"/>
        </w:r>
        <w:r>
          <w:rPr>
            <w:noProof/>
            <w:webHidden/>
          </w:rPr>
          <w:t>22</w:t>
        </w:r>
        <w:r>
          <w:rPr>
            <w:noProof/>
            <w:webHidden/>
          </w:rPr>
          <w:fldChar w:fldCharType="end"/>
        </w:r>
      </w:hyperlink>
    </w:p>
    <w:p w14:paraId="435FE1A1" w14:textId="0E50C60D" w:rsidR="00BC3E82" w:rsidRDefault="00BC3E82">
      <w:pPr>
        <w:pStyle w:val="TOC3"/>
        <w:tabs>
          <w:tab w:val="right" w:leader="dot" w:pos="9061"/>
        </w:tabs>
        <w:ind w:left="840"/>
        <w:rPr>
          <w:rFonts w:asciiTheme="minorHAnsi" w:eastAsiaTheme="minorEastAsia" w:hAnsiTheme="minorHAnsi"/>
          <w:noProof/>
        </w:rPr>
      </w:pPr>
      <w:hyperlink w:anchor="_Toc40809142" w:history="1">
        <w:r w:rsidRPr="002043E9">
          <w:rPr>
            <w:rStyle w:val="a9"/>
            <w:noProof/>
          </w:rPr>
          <w:t xml:space="preserve">3.3.4 </w:t>
        </w:r>
        <w:r w:rsidRPr="002043E9">
          <w:rPr>
            <w:rStyle w:val="a9"/>
            <w:noProof/>
          </w:rPr>
          <w:t>编译</w:t>
        </w:r>
        <w:r w:rsidRPr="002043E9">
          <w:rPr>
            <w:rStyle w:val="a9"/>
            <w:noProof/>
          </w:rPr>
          <w:t>darknet</w:t>
        </w:r>
        <w:r>
          <w:rPr>
            <w:noProof/>
            <w:webHidden/>
          </w:rPr>
          <w:tab/>
        </w:r>
        <w:r>
          <w:rPr>
            <w:noProof/>
            <w:webHidden/>
          </w:rPr>
          <w:fldChar w:fldCharType="begin"/>
        </w:r>
        <w:r>
          <w:rPr>
            <w:noProof/>
            <w:webHidden/>
          </w:rPr>
          <w:instrText xml:space="preserve"> PAGEREF _Toc40809142 \h </w:instrText>
        </w:r>
        <w:r>
          <w:rPr>
            <w:noProof/>
            <w:webHidden/>
          </w:rPr>
        </w:r>
        <w:r>
          <w:rPr>
            <w:noProof/>
            <w:webHidden/>
          </w:rPr>
          <w:fldChar w:fldCharType="separate"/>
        </w:r>
        <w:r>
          <w:rPr>
            <w:noProof/>
            <w:webHidden/>
          </w:rPr>
          <w:t>22</w:t>
        </w:r>
        <w:r>
          <w:rPr>
            <w:noProof/>
            <w:webHidden/>
          </w:rPr>
          <w:fldChar w:fldCharType="end"/>
        </w:r>
      </w:hyperlink>
    </w:p>
    <w:p w14:paraId="505FB11C" w14:textId="38927872" w:rsidR="00BC3E82" w:rsidRDefault="00BC3E82">
      <w:pPr>
        <w:pStyle w:val="TOC2"/>
        <w:tabs>
          <w:tab w:val="right" w:leader="dot" w:pos="9061"/>
        </w:tabs>
        <w:ind w:left="420"/>
        <w:rPr>
          <w:rFonts w:asciiTheme="minorHAnsi" w:eastAsiaTheme="minorEastAsia" w:hAnsiTheme="minorHAnsi"/>
          <w:noProof/>
        </w:rPr>
      </w:pPr>
      <w:hyperlink w:anchor="_Toc40809143" w:history="1">
        <w:r w:rsidRPr="002043E9">
          <w:rPr>
            <w:rStyle w:val="a9"/>
            <w:noProof/>
          </w:rPr>
          <w:t xml:space="preserve">3.4 </w:t>
        </w:r>
        <w:r w:rsidRPr="002043E9">
          <w:rPr>
            <w:rStyle w:val="a9"/>
            <w:noProof/>
          </w:rPr>
          <w:t>本章小结</w:t>
        </w:r>
        <w:r>
          <w:rPr>
            <w:noProof/>
            <w:webHidden/>
          </w:rPr>
          <w:tab/>
        </w:r>
        <w:r>
          <w:rPr>
            <w:noProof/>
            <w:webHidden/>
          </w:rPr>
          <w:fldChar w:fldCharType="begin"/>
        </w:r>
        <w:r>
          <w:rPr>
            <w:noProof/>
            <w:webHidden/>
          </w:rPr>
          <w:instrText xml:space="preserve"> PAGEREF _Toc40809143 \h </w:instrText>
        </w:r>
        <w:r>
          <w:rPr>
            <w:noProof/>
            <w:webHidden/>
          </w:rPr>
        </w:r>
        <w:r>
          <w:rPr>
            <w:noProof/>
            <w:webHidden/>
          </w:rPr>
          <w:fldChar w:fldCharType="separate"/>
        </w:r>
        <w:r>
          <w:rPr>
            <w:noProof/>
            <w:webHidden/>
          </w:rPr>
          <w:t>26</w:t>
        </w:r>
        <w:r>
          <w:rPr>
            <w:noProof/>
            <w:webHidden/>
          </w:rPr>
          <w:fldChar w:fldCharType="end"/>
        </w:r>
      </w:hyperlink>
    </w:p>
    <w:p w14:paraId="021A4DED" w14:textId="7BC0BD84" w:rsidR="00BC3E82" w:rsidRDefault="00BC3E82">
      <w:pPr>
        <w:pStyle w:val="TOC1"/>
        <w:rPr>
          <w:rFonts w:asciiTheme="minorHAnsi" w:eastAsiaTheme="minorEastAsia" w:hAnsiTheme="minorHAnsi"/>
        </w:rPr>
      </w:pPr>
      <w:hyperlink w:anchor="_Toc40809144" w:history="1">
        <w:r w:rsidRPr="002043E9">
          <w:rPr>
            <w:rStyle w:val="a9"/>
          </w:rPr>
          <w:t>第四章</w:t>
        </w:r>
        <w:r w:rsidRPr="002043E9">
          <w:rPr>
            <w:rStyle w:val="a9"/>
          </w:rPr>
          <w:t xml:space="preserve"> </w:t>
        </w:r>
        <w:r w:rsidRPr="002043E9">
          <w:rPr>
            <w:rStyle w:val="a9"/>
          </w:rPr>
          <w:t>车型识别系统软件设计</w:t>
        </w:r>
        <w:r>
          <w:rPr>
            <w:webHidden/>
          </w:rPr>
          <w:tab/>
        </w:r>
        <w:r>
          <w:rPr>
            <w:webHidden/>
          </w:rPr>
          <w:fldChar w:fldCharType="begin"/>
        </w:r>
        <w:r>
          <w:rPr>
            <w:webHidden/>
          </w:rPr>
          <w:instrText xml:space="preserve"> PAGEREF _Toc40809144 \h </w:instrText>
        </w:r>
        <w:r>
          <w:rPr>
            <w:webHidden/>
          </w:rPr>
        </w:r>
        <w:r>
          <w:rPr>
            <w:webHidden/>
          </w:rPr>
          <w:fldChar w:fldCharType="separate"/>
        </w:r>
        <w:r>
          <w:rPr>
            <w:webHidden/>
          </w:rPr>
          <w:t>26</w:t>
        </w:r>
        <w:r>
          <w:rPr>
            <w:webHidden/>
          </w:rPr>
          <w:fldChar w:fldCharType="end"/>
        </w:r>
      </w:hyperlink>
    </w:p>
    <w:p w14:paraId="462C2CE7" w14:textId="4AA8D2CD" w:rsidR="00BC3E82" w:rsidRDefault="00BC3E82">
      <w:pPr>
        <w:pStyle w:val="TOC2"/>
        <w:tabs>
          <w:tab w:val="right" w:leader="dot" w:pos="9061"/>
        </w:tabs>
        <w:ind w:left="420"/>
        <w:rPr>
          <w:rFonts w:asciiTheme="minorHAnsi" w:eastAsiaTheme="minorEastAsia" w:hAnsiTheme="minorHAnsi"/>
          <w:noProof/>
        </w:rPr>
      </w:pPr>
      <w:hyperlink w:anchor="_Toc40809145" w:history="1">
        <w:r w:rsidRPr="002043E9">
          <w:rPr>
            <w:rStyle w:val="a9"/>
            <w:noProof/>
          </w:rPr>
          <w:t>4.1 VDS1.0-alpha</w:t>
        </w:r>
        <w:r>
          <w:rPr>
            <w:noProof/>
            <w:webHidden/>
          </w:rPr>
          <w:tab/>
        </w:r>
        <w:r>
          <w:rPr>
            <w:noProof/>
            <w:webHidden/>
          </w:rPr>
          <w:fldChar w:fldCharType="begin"/>
        </w:r>
        <w:r>
          <w:rPr>
            <w:noProof/>
            <w:webHidden/>
          </w:rPr>
          <w:instrText xml:space="preserve"> PAGEREF _Toc40809145 \h </w:instrText>
        </w:r>
        <w:r>
          <w:rPr>
            <w:noProof/>
            <w:webHidden/>
          </w:rPr>
        </w:r>
        <w:r>
          <w:rPr>
            <w:noProof/>
            <w:webHidden/>
          </w:rPr>
          <w:fldChar w:fldCharType="separate"/>
        </w:r>
        <w:r>
          <w:rPr>
            <w:noProof/>
            <w:webHidden/>
          </w:rPr>
          <w:t>26</w:t>
        </w:r>
        <w:r>
          <w:rPr>
            <w:noProof/>
            <w:webHidden/>
          </w:rPr>
          <w:fldChar w:fldCharType="end"/>
        </w:r>
      </w:hyperlink>
    </w:p>
    <w:p w14:paraId="27C36F6A" w14:textId="60C55F85" w:rsidR="00BC3E82" w:rsidRDefault="00BC3E82">
      <w:pPr>
        <w:pStyle w:val="TOC3"/>
        <w:tabs>
          <w:tab w:val="right" w:leader="dot" w:pos="9061"/>
        </w:tabs>
        <w:ind w:left="840"/>
        <w:rPr>
          <w:rFonts w:asciiTheme="minorHAnsi" w:eastAsiaTheme="minorEastAsia" w:hAnsiTheme="minorHAnsi"/>
          <w:noProof/>
        </w:rPr>
      </w:pPr>
      <w:hyperlink w:anchor="_Toc40809146" w:history="1">
        <w:r w:rsidRPr="002043E9">
          <w:rPr>
            <w:rStyle w:val="a9"/>
            <w:noProof/>
          </w:rPr>
          <w:t xml:space="preserve">4.1.1 </w:t>
        </w:r>
        <w:r w:rsidRPr="002043E9">
          <w:rPr>
            <w:rStyle w:val="a9"/>
            <w:noProof/>
          </w:rPr>
          <w:t>简介</w:t>
        </w:r>
        <w:r>
          <w:rPr>
            <w:noProof/>
            <w:webHidden/>
          </w:rPr>
          <w:tab/>
        </w:r>
        <w:r>
          <w:rPr>
            <w:noProof/>
            <w:webHidden/>
          </w:rPr>
          <w:fldChar w:fldCharType="begin"/>
        </w:r>
        <w:r>
          <w:rPr>
            <w:noProof/>
            <w:webHidden/>
          </w:rPr>
          <w:instrText xml:space="preserve"> PAGEREF _Toc40809146 \h </w:instrText>
        </w:r>
        <w:r>
          <w:rPr>
            <w:noProof/>
            <w:webHidden/>
          </w:rPr>
        </w:r>
        <w:r>
          <w:rPr>
            <w:noProof/>
            <w:webHidden/>
          </w:rPr>
          <w:fldChar w:fldCharType="separate"/>
        </w:r>
        <w:r>
          <w:rPr>
            <w:noProof/>
            <w:webHidden/>
          </w:rPr>
          <w:t>26</w:t>
        </w:r>
        <w:r>
          <w:rPr>
            <w:noProof/>
            <w:webHidden/>
          </w:rPr>
          <w:fldChar w:fldCharType="end"/>
        </w:r>
      </w:hyperlink>
    </w:p>
    <w:p w14:paraId="0F9609A8" w14:textId="668F71A9" w:rsidR="00BC3E82" w:rsidRDefault="00BC3E82">
      <w:pPr>
        <w:pStyle w:val="TOC3"/>
        <w:tabs>
          <w:tab w:val="right" w:leader="dot" w:pos="9061"/>
        </w:tabs>
        <w:ind w:left="840"/>
        <w:rPr>
          <w:rFonts w:asciiTheme="minorHAnsi" w:eastAsiaTheme="minorEastAsia" w:hAnsiTheme="minorHAnsi"/>
          <w:noProof/>
        </w:rPr>
      </w:pPr>
      <w:hyperlink w:anchor="_Toc40809147" w:history="1">
        <w:r w:rsidRPr="002043E9">
          <w:rPr>
            <w:rStyle w:val="a9"/>
            <w:noProof/>
          </w:rPr>
          <w:t xml:space="preserve">4.1.2 </w:t>
        </w:r>
        <w:r w:rsidRPr="002043E9">
          <w:rPr>
            <w:rStyle w:val="a9"/>
            <w:noProof/>
          </w:rPr>
          <w:t>数据预处理</w:t>
        </w:r>
        <w:r>
          <w:rPr>
            <w:noProof/>
            <w:webHidden/>
          </w:rPr>
          <w:tab/>
        </w:r>
        <w:r>
          <w:rPr>
            <w:noProof/>
            <w:webHidden/>
          </w:rPr>
          <w:fldChar w:fldCharType="begin"/>
        </w:r>
        <w:r>
          <w:rPr>
            <w:noProof/>
            <w:webHidden/>
          </w:rPr>
          <w:instrText xml:space="preserve"> PAGEREF _Toc40809147 \h </w:instrText>
        </w:r>
        <w:r>
          <w:rPr>
            <w:noProof/>
            <w:webHidden/>
          </w:rPr>
        </w:r>
        <w:r>
          <w:rPr>
            <w:noProof/>
            <w:webHidden/>
          </w:rPr>
          <w:fldChar w:fldCharType="separate"/>
        </w:r>
        <w:r>
          <w:rPr>
            <w:noProof/>
            <w:webHidden/>
          </w:rPr>
          <w:t>27</w:t>
        </w:r>
        <w:r>
          <w:rPr>
            <w:noProof/>
            <w:webHidden/>
          </w:rPr>
          <w:fldChar w:fldCharType="end"/>
        </w:r>
      </w:hyperlink>
    </w:p>
    <w:p w14:paraId="09FD24D6" w14:textId="5ED9FF87" w:rsidR="00BC3E82" w:rsidRDefault="00BC3E82">
      <w:pPr>
        <w:pStyle w:val="TOC3"/>
        <w:tabs>
          <w:tab w:val="right" w:leader="dot" w:pos="9061"/>
        </w:tabs>
        <w:ind w:left="840"/>
        <w:rPr>
          <w:rFonts w:asciiTheme="minorHAnsi" w:eastAsiaTheme="minorEastAsia" w:hAnsiTheme="minorHAnsi"/>
          <w:noProof/>
        </w:rPr>
      </w:pPr>
      <w:hyperlink w:anchor="_Toc40809148" w:history="1">
        <w:r w:rsidRPr="002043E9">
          <w:rPr>
            <w:rStyle w:val="a9"/>
            <w:noProof/>
          </w:rPr>
          <w:t xml:space="preserve">4.1.3 </w:t>
        </w:r>
        <w:r w:rsidRPr="002043E9">
          <w:rPr>
            <w:rStyle w:val="a9"/>
            <w:noProof/>
          </w:rPr>
          <w:t>神经网络结构探索</w:t>
        </w:r>
        <w:r>
          <w:rPr>
            <w:noProof/>
            <w:webHidden/>
          </w:rPr>
          <w:tab/>
        </w:r>
        <w:r>
          <w:rPr>
            <w:noProof/>
            <w:webHidden/>
          </w:rPr>
          <w:fldChar w:fldCharType="begin"/>
        </w:r>
        <w:r>
          <w:rPr>
            <w:noProof/>
            <w:webHidden/>
          </w:rPr>
          <w:instrText xml:space="preserve"> PAGEREF _Toc40809148 \h </w:instrText>
        </w:r>
        <w:r>
          <w:rPr>
            <w:noProof/>
            <w:webHidden/>
          </w:rPr>
        </w:r>
        <w:r>
          <w:rPr>
            <w:noProof/>
            <w:webHidden/>
          </w:rPr>
          <w:fldChar w:fldCharType="separate"/>
        </w:r>
        <w:r>
          <w:rPr>
            <w:noProof/>
            <w:webHidden/>
          </w:rPr>
          <w:t>30</w:t>
        </w:r>
        <w:r>
          <w:rPr>
            <w:noProof/>
            <w:webHidden/>
          </w:rPr>
          <w:fldChar w:fldCharType="end"/>
        </w:r>
      </w:hyperlink>
    </w:p>
    <w:p w14:paraId="4F7ADF10" w14:textId="0CC1F1D1" w:rsidR="00BC3E82" w:rsidRDefault="00BC3E82">
      <w:pPr>
        <w:pStyle w:val="TOC2"/>
        <w:tabs>
          <w:tab w:val="right" w:leader="dot" w:pos="9061"/>
        </w:tabs>
        <w:ind w:left="420"/>
        <w:rPr>
          <w:rFonts w:asciiTheme="minorHAnsi" w:eastAsiaTheme="minorEastAsia" w:hAnsiTheme="minorHAnsi"/>
          <w:noProof/>
        </w:rPr>
      </w:pPr>
      <w:hyperlink w:anchor="_Toc40809149" w:history="1">
        <w:r w:rsidRPr="002043E9">
          <w:rPr>
            <w:rStyle w:val="a9"/>
            <w:noProof/>
          </w:rPr>
          <w:t>4.2 VDS1.0</w:t>
        </w:r>
        <w:r>
          <w:rPr>
            <w:noProof/>
            <w:webHidden/>
          </w:rPr>
          <w:tab/>
        </w:r>
        <w:r>
          <w:rPr>
            <w:noProof/>
            <w:webHidden/>
          </w:rPr>
          <w:fldChar w:fldCharType="begin"/>
        </w:r>
        <w:r>
          <w:rPr>
            <w:noProof/>
            <w:webHidden/>
          </w:rPr>
          <w:instrText xml:space="preserve"> PAGEREF _Toc40809149 \h </w:instrText>
        </w:r>
        <w:r>
          <w:rPr>
            <w:noProof/>
            <w:webHidden/>
          </w:rPr>
        </w:r>
        <w:r>
          <w:rPr>
            <w:noProof/>
            <w:webHidden/>
          </w:rPr>
          <w:fldChar w:fldCharType="separate"/>
        </w:r>
        <w:r>
          <w:rPr>
            <w:noProof/>
            <w:webHidden/>
          </w:rPr>
          <w:t>31</w:t>
        </w:r>
        <w:r>
          <w:rPr>
            <w:noProof/>
            <w:webHidden/>
          </w:rPr>
          <w:fldChar w:fldCharType="end"/>
        </w:r>
      </w:hyperlink>
    </w:p>
    <w:p w14:paraId="37CC40EE" w14:textId="0686BA06" w:rsidR="00BC3E82" w:rsidRDefault="00BC3E82">
      <w:pPr>
        <w:pStyle w:val="TOC3"/>
        <w:tabs>
          <w:tab w:val="right" w:leader="dot" w:pos="9061"/>
        </w:tabs>
        <w:ind w:left="840"/>
        <w:rPr>
          <w:rFonts w:asciiTheme="minorHAnsi" w:eastAsiaTheme="minorEastAsia" w:hAnsiTheme="minorHAnsi"/>
          <w:noProof/>
        </w:rPr>
      </w:pPr>
      <w:hyperlink w:anchor="_Toc40809150" w:history="1">
        <w:r w:rsidRPr="002043E9">
          <w:rPr>
            <w:rStyle w:val="a9"/>
            <w:noProof/>
          </w:rPr>
          <w:t xml:space="preserve">4.2.1 </w:t>
        </w:r>
        <w:r w:rsidRPr="002043E9">
          <w:rPr>
            <w:rStyle w:val="a9"/>
            <w:noProof/>
          </w:rPr>
          <w:t>简介</w:t>
        </w:r>
        <w:r>
          <w:rPr>
            <w:noProof/>
            <w:webHidden/>
          </w:rPr>
          <w:tab/>
        </w:r>
        <w:r>
          <w:rPr>
            <w:noProof/>
            <w:webHidden/>
          </w:rPr>
          <w:fldChar w:fldCharType="begin"/>
        </w:r>
        <w:r>
          <w:rPr>
            <w:noProof/>
            <w:webHidden/>
          </w:rPr>
          <w:instrText xml:space="preserve"> PAGEREF _Toc40809150 \h </w:instrText>
        </w:r>
        <w:r>
          <w:rPr>
            <w:noProof/>
            <w:webHidden/>
          </w:rPr>
        </w:r>
        <w:r>
          <w:rPr>
            <w:noProof/>
            <w:webHidden/>
          </w:rPr>
          <w:fldChar w:fldCharType="separate"/>
        </w:r>
        <w:r>
          <w:rPr>
            <w:noProof/>
            <w:webHidden/>
          </w:rPr>
          <w:t>31</w:t>
        </w:r>
        <w:r>
          <w:rPr>
            <w:noProof/>
            <w:webHidden/>
          </w:rPr>
          <w:fldChar w:fldCharType="end"/>
        </w:r>
      </w:hyperlink>
    </w:p>
    <w:p w14:paraId="31E3B551" w14:textId="4FCCEA60" w:rsidR="00BC3E82" w:rsidRDefault="00BC3E82">
      <w:pPr>
        <w:pStyle w:val="TOC3"/>
        <w:tabs>
          <w:tab w:val="right" w:leader="dot" w:pos="9061"/>
        </w:tabs>
        <w:ind w:left="840"/>
        <w:rPr>
          <w:rFonts w:asciiTheme="minorHAnsi" w:eastAsiaTheme="minorEastAsia" w:hAnsiTheme="minorHAnsi"/>
          <w:noProof/>
        </w:rPr>
      </w:pPr>
      <w:hyperlink w:anchor="_Toc40809151" w:history="1">
        <w:r w:rsidRPr="002043E9">
          <w:rPr>
            <w:rStyle w:val="a9"/>
            <w:noProof/>
          </w:rPr>
          <w:t xml:space="preserve">4.2.2 </w:t>
        </w:r>
        <w:r w:rsidRPr="002043E9">
          <w:rPr>
            <w:rStyle w:val="a9"/>
            <w:noProof/>
          </w:rPr>
          <w:t>设计思路</w:t>
        </w:r>
        <w:r>
          <w:rPr>
            <w:noProof/>
            <w:webHidden/>
          </w:rPr>
          <w:tab/>
        </w:r>
        <w:r>
          <w:rPr>
            <w:noProof/>
            <w:webHidden/>
          </w:rPr>
          <w:fldChar w:fldCharType="begin"/>
        </w:r>
        <w:r>
          <w:rPr>
            <w:noProof/>
            <w:webHidden/>
          </w:rPr>
          <w:instrText xml:space="preserve"> PAGEREF _Toc40809151 \h </w:instrText>
        </w:r>
        <w:r>
          <w:rPr>
            <w:noProof/>
            <w:webHidden/>
          </w:rPr>
        </w:r>
        <w:r>
          <w:rPr>
            <w:noProof/>
            <w:webHidden/>
          </w:rPr>
          <w:fldChar w:fldCharType="separate"/>
        </w:r>
        <w:r>
          <w:rPr>
            <w:noProof/>
            <w:webHidden/>
          </w:rPr>
          <w:t>31</w:t>
        </w:r>
        <w:r>
          <w:rPr>
            <w:noProof/>
            <w:webHidden/>
          </w:rPr>
          <w:fldChar w:fldCharType="end"/>
        </w:r>
      </w:hyperlink>
    </w:p>
    <w:p w14:paraId="07AFA983" w14:textId="0891A204" w:rsidR="00BC3E82" w:rsidRDefault="00BC3E82">
      <w:pPr>
        <w:pStyle w:val="TOC3"/>
        <w:tabs>
          <w:tab w:val="right" w:leader="dot" w:pos="9061"/>
        </w:tabs>
        <w:ind w:left="840"/>
        <w:rPr>
          <w:rFonts w:asciiTheme="minorHAnsi" w:eastAsiaTheme="minorEastAsia" w:hAnsiTheme="minorHAnsi"/>
          <w:noProof/>
        </w:rPr>
      </w:pPr>
      <w:hyperlink w:anchor="_Toc40809152" w:history="1">
        <w:r w:rsidRPr="002043E9">
          <w:rPr>
            <w:rStyle w:val="a9"/>
            <w:noProof/>
          </w:rPr>
          <w:t xml:space="preserve">4.2.3 </w:t>
        </w:r>
        <w:r w:rsidRPr="002043E9">
          <w:rPr>
            <w:rStyle w:val="a9"/>
            <w:noProof/>
          </w:rPr>
          <w:t>做出的改进</w:t>
        </w:r>
        <w:r>
          <w:rPr>
            <w:noProof/>
            <w:webHidden/>
          </w:rPr>
          <w:tab/>
        </w:r>
        <w:r>
          <w:rPr>
            <w:noProof/>
            <w:webHidden/>
          </w:rPr>
          <w:fldChar w:fldCharType="begin"/>
        </w:r>
        <w:r>
          <w:rPr>
            <w:noProof/>
            <w:webHidden/>
          </w:rPr>
          <w:instrText xml:space="preserve"> PAGEREF _Toc40809152 \h </w:instrText>
        </w:r>
        <w:r>
          <w:rPr>
            <w:noProof/>
            <w:webHidden/>
          </w:rPr>
        </w:r>
        <w:r>
          <w:rPr>
            <w:noProof/>
            <w:webHidden/>
          </w:rPr>
          <w:fldChar w:fldCharType="separate"/>
        </w:r>
        <w:r>
          <w:rPr>
            <w:noProof/>
            <w:webHidden/>
          </w:rPr>
          <w:t>33</w:t>
        </w:r>
        <w:r>
          <w:rPr>
            <w:noProof/>
            <w:webHidden/>
          </w:rPr>
          <w:fldChar w:fldCharType="end"/>
        </w:r>
      </w:hyperlink>
    </w:p>
    <w:p w14:paraId="7906CC32" w14:textId="031D39B4" w:rsidR="00BC3E82" w:rsidRDefault="00BC3E82">
      <w:pPr>
        <w:pStyle w:val="TOC2"/>
        <w:tabs>
          <w:tab w:val="right" w:leader="dot" w:pos="9061"/>
        </w:tabs>
        <w:ind w:left="420"/>
        <w:rPr>
          <w:rFonts w:asciiTheme="minorHAnsi" w:eastAsiaTheme="minorEastAsia" w:hAnsiTheme="minorHAnsi"/>
          <w:noProof/>
        </w:rPr>
      </w:pPr>
      <w:hyperlink w:anchor="_Toc40809153" w:history="1">
        <w:r w:rsidRPr="002043E9">
          <w:rPr>
            <w:rStyle w:val="a9"/>
            <w:noProof/>
          </w:rPr>
          <w:t>4.3 VDS2.0</w:t>
        </w:r>
        <w:r>
          <w:rPr>
            <w:noProof/>
            <w:webHidden/>
          </w:rPr>
          <w:tab/>
        </w:r>
        <w:r>
          <w:rPr>
            <w:noProof/>
            <w:webHidden/>
          </w:rPr>
          <w:fldChar w:fldCharType="begin"/>
        </w:r>
        <w:r>
          <w:rPr>
            <w:noProof/>
            <w:webHidden/>
          </w:rPr>
          <w:instrText xml:space="preserve"> PAGEREF _Toc40809153 \h </w:instrText>
        </w:r>
        <w:r>
          <w:rPr>
            <w:noProof/>
            <w:webHidden/>
          </w:rPr>
        </w:r>
        <w:r>
          <w:rPr>
            <w:noProof/>
            <w:webHidden/>
          </w:rPr>
          <w:fldChar w:fldCharType="separate"/>
        </w:r>
        <w:r>
          <w:rPr>
            <w:noProof/>
            <w:webHidden/>
          </w:rPr>
          <w:t>33</w:t>
        </w:r>
        <w:r>
          <w:rPr>
            <w:noProof/>
            <w:webHidden/>
          </w:rPr>
          <w:fldChar w:fldCharType="end"/>
        </w:r>
      </w:hyperlink>
    </w:p>
    <w:p w14:paraId="14D4908E" w14:textId="66CA82F8" w:rsidR="00BC3E82" w:rsidRDefault="00BC3E82">
      <w:pPr>
        <w:pStyle w:val="TOC3"/>
        <w:tabs>
          <w:tab w:val="right" w:leader="dot" w:pos="9061"/>
        </w:tabs>
        <w:ind w:left="840"/>
        <w:rPr>
          <w:rFonts w:asciiTheme="minorHAnsi" w:eastAsiaTheme="minorEastAsia" w:hAnsiTheme="minorHAnsi"/>
          <w:noProof/>
        </w:rPr>
      </w:pPr>
      <w:hyperlink w:anchor="_Toc40809154" w:history="1">
        <w:r w:rsidRPr="002043E9">
          <w:rPr>
            <w:rStyle w:val="a9"/>
            <w:noProof/>
          </w:rPr>
          <w:t xml:space="preserve">4.3.1 </w:t>
        </w:r>
        <w:r w:rsidRPr="002043E9">
          <w:rPr>
            <w:rStyle w:val="a9"/>
            <w:noProof/>
          </w:rPr>
          <w:t>简介</w:t>
        </w:r>
        <w:r>
          <w:rPr>
            <w:noProof/>
            <w:webHidden/>
          </w:rPr>
          <w:tab/>
        </w:r>
        <w:r>
          <w:rPr>
            <w:noProof/>
            <w:webHidden/>
          </w:rPr>
          <w:fldChar w:fldCharType="begin"/>
        </w:r>
        <w:r>
          <w:rPr>
            <w:noProof/>
            <w:webHidden/>
          </w:rPr>
          <w:instrText xml:space="preserve"> PAGEREF _Toc40809154 \h </w:instrText>
        </w:r>
        <w:r>
          <w:rPr>
            <w:noProof/>
            <w:webHidden/>
          </w:rPr>
        </w:r>
        <w:r>
          <w:rPr>
            <w:noProof/>
            <w:webHidden/>
          </w:rPr>
          <w:fldChar w:fldCharType="separate"/>
        </w:r>
        <w:r>
          <w:rPr>
            <w:noProof/>
            <w:webHidden/>
          </w:rPr>
          <w:t>33</w:t>
        </w:r>
        <w:r>
          <w:rPr>
            <w:noProof/>
            <w:webHidden/>
          </w:rPr>
          <w:fldChar w:fldCharType="end"/>
        </w:r>
      </w:hyperlink>
    </w:p>
    <w:p w14:paraId="39BA4AC3" w14:textId="212624B3" w:rsidR="00BC3E82" w:rsidRDefault="00BC3E82">
      <w:pPr>
        <w:pStyle w:val="TOC3"/>
        <w:tabs>
          <w:tab w:val="right" w:leader="dot" w:pos="9061"/>
        </w:tabs>
        <w:ind w:left="840"/>
        <w:rPr>
          <w:rFonts w:asciiTheme="minorHAnsi" w:eastAsiaTheme="minorEastAsia" w:hAnsiTheme="minorHAnsi"/>
          <w:noProof/>
        </w:rPr>
      </w:pPr>
      <w:hyperlink w:anchor="_Toc40809155" w:history="1">
        <w:r w:rsidRPr="002043E9">
          <w:rPr>
            <w:rStyle w:val="a9"/>
            <w:noProof/>
          </w:rPr>
          <w:t xml:space="preserve">4.3.2 </w:t>
        </w:r>
        <w:r w:rsidRPr="002043E9">
          <w:rPr>
            <w:rStyle w:val="a9"/>
            <w:noProof/>
          </w:rPr>
          <w:t>设计思路</w:t>
        </w:r>
        <w:r>
          <w:rPr>
            <w:noProof/>
            <w:webHidden/>
          </w:rPr>
          <w:tab/>
        </w:r>
        <w:r>
          <w:rPr>
            <w:noProof/>
            <w:webHidden/>
          </w:rPr>
          <w:fldChar w:fldCharType="begin"/>
        </w:r>
        <w:r>
          <w:rPr>
            <w:noProof/>
            <w:webHidden/>
          </w:rPr>
          <w:instrText xml:space="preserve"> PAGEREF _Toc40809155 \h </w:instrText>
        </w:r>
        <w:r>
          <w:rPr>
            <w:noProof/>
            <w:webHidden/>
          </w:rPr>
        </w:r>
        <w:r>
          <w:rPr>
            <w:noProof/>
            <w:webHidden/>
          </w:rPr>
          <w:fldChar w:fldCharType="separate"/>
        </w:r>
        <w:r>
          <w:rPr>
            <w:noProof/>
            <w:webHidden/>
          </w:rPr>
          <w:t>33</w:t>
        </w:r>
        <w:r>
          <w:rPr>
            <w:noProof/>
            <w:webHidden/>
          </w:rPr>
          <w:fldChar w:fldCharType="end"/>
        </w:r>
      </w:hyperlink>
    </w:p>
    <w:p w14:paraId="3AD2F701" w14:textId="66473D19" w:rsidR="00BC3E82" w:rsidRDefault="00BC3E82">
      <w:pPr>
        <w:pStyle w:val="TOC2"/>
        <w:tabs>
          <w:tab w:val="right" w:leader="dot" w:pos="9061"/>
        </w:tabs>
        <w:ind w:left="420"/>
        <w:rPr>
          <w:rFonts w:asciiTheme="minorHAnsi" w:eastAsiaTheme="minorEastAsia" w:hAnsiTheme="minorHAnsi"/>
          <w:noProof/>
        </w:rPr>
      </w:pPr>
      <w:hyperlink w:anchor="_Toc40809156" w:history="1">
        <w:r w:rsidRPr="002043E9">
          <w:rPr>
            <w:rStyle w:val="a9"/>
            <w:noProof/>
          </w:rPr>
          <w:t xml:space="preserve">4.4 </w:t>
        </w:r>
        <w:r w:rsidRPr="002043E9">
          <w:rPr>
            <w:rStyle w:val="a9"/>
            <w:noProof/>
          </w:rPr>
          <w:t>本章小结</w:t>
        </w:r>
        <w:r>
          <w:rPr>
            <w:noProof/>
            <w:webHidden/>
          </w:rPr>
          <w:tab/>
        </w:r>
        <w:r>
          <w:rPr>
            <w:noProof/>
            <w:webHidden/>
          </w:rPr>
          <w:fldChar w:fldCharType="begin"/>
        </w:r>
        <w:r>
          <w:rPr>
            <w:noProof/>
            <w:webHidden/>
          </w:rPr>
          <w:instrText xml:space="preserve"> PAGEREF _Toc40809156 \h </w:instrText>
        </w:r>
        <w:r>
          <w:rPr>
            <w:noProof/>
            <w:webHidden/>
          </w:rPr>
        </w:r>
        <w:r>
          <w:rPr>
            <w:noProof/>
            <w:webHidden/>
          </w:rPr>
          <w:fldChar w:fldCharType="separate"/>
        </w:r>
        <w:r>
          <w:rPr>
            <w:noProof/>
            <w:webHidden/>
          </w:rPr>
          <w:t>39</w:t>
        </w:r>
        <w:r>
          <w:rPr>
            <w:noProof/>
            <w:webHidden/>
          </w:rPr>
          <w:fldChar w:fldCharType="end"/>
        </w:r>
      </w:hyperlink>
    </w:p>
    <w:p w14:paraId="4A5AA4E0" w14:textId="54AD33A2" w:rsidR="00BC3E82" w:rsidRDefault="00BC3E82">
      <w:pPr>
        <w:pStyle w:val="TOC1"/>
        <w:rPr>
          <w:rFonts w:asciiTheme="minorHAnsi" w:eastAsiaTheme="minorEastAsia" w:hAnsiTheme="minorHAnsi"/>
        </w:rPr>
      </w:pPr>
      <w:hyperlink w:anchor="_Toc40809157" w:history="1">
        <w:r w:rsidRPr="002043E9">
          <w:rPr>
            <w:rStyle w:val="a9"/>
          </w:rPr>
          <w:t>第五章</w:t>
        </w:r>
        <w:r w:rsidRPr="002043E9">
          <w:rPr>
            <w:rStyle w:val="a9"/>
          </w:rPr>
          <w:t xml:space="preserve"> </w:t>
        </w:r>
        <w:r w:rsidRPr="002043E9">
          <w:rPr>
            <w:rStyle w:val="a9"/>
          </w:rPr>
          <w:t>车型识别系统的验证测试</w:t>
        </w:r>
        <w:r>
          <w:rPr>
            <w:webHidden/>
          </w:rPr>
          <w:tab/>
        </w:r>
        <w:r>
          <w:rPr>
            <w:webHidden/>
          </w:rPr>
          <w:fldChar w:fldCharType="begin"/>
        </w:r>
        <w:r>
          <w:rPr>
            <w:webHidden/>
          </w:rPr>
          <w:instrText xml:space="preserve"> PAGEREF _Toc40809157 \h </w:instrText>
        </w:r>
        <w:r>
          <w:rPr>
            <w:webHidden/>
          </w:rPr>
        </w:r>
        <w:r>
          <w:rPr>
            <w:webHidden/>
          </w:rPr>
          <w:fldChar w:fldCharType="separate"/>
        </w:r>
        <w:r>
          <w:rPr>
            <w:webHidden/>
          </w:rPr>
          <w:t>40</w:t>
        </w:r>
        <w:r>
          <w:rPr>
            <w:webHidden/>
          </w:rPr>
          <w:fldChar w:fldCharType="end"/>
        </w:r>
      </w:hyperlink>
    </w:p>
    <w:p w14:paraId="1273F21B" w14:textId="610DEE39" w:rsidR="00BC3E82" w:rsidRDefault="00BC3E82">
      <w:pPr>
        <w:pStyle w:val="TOC2"/>
        <w:tabs>
          <w:tab w:val="right" w:leader="dot" w:pos="9061"/>
        </w:tabs>
        <w:ind w:left="420"/>
        <w:rPr>
          <w:rFonts w:asciiTheme="minorHAnsi" w:eastAsiaTheme="minorEastAsia" w:hAnsiTheme="minorHAnsi"/>
          <w:noProof/>
        </w:rPr>
      </w:pPr>
      <w:hyperlink w:anchor="_Toc40809158" w:history="1">
        <w:r w:rsidRPr="002043E9">
          <w:rPr>
            <w:rStyle w:val="a9"/>
            <w:noProof/>
          </w:rPr>
          <w:t>5.1 VDS1.0</w:t>
        </w:r>
        <w:r>
          <w:rPr>
            <w:noProof/>
            <w:webHidden/>
          </w:rPr>
          <w:tab/>
        </w:r>
        <w:r>
          <w:rPr>
            <w:noProof/>
            <w:webHidden/>
          </w:rPr>
          <w:fldChar w:fldCharType="begin"/>
        </w:r>
        <w:r>
          <w:rPr>
            <w:noProof/>
            <w:webHidden/>
          </w:rPr>
          <w:instrText xml:space="preserve"> PAGEREF _Toc40809158 \h </w:instrText>
        </w:r>
        <w:r>
          <w:rPr>
            <w:noProof/>
            <w:webHidden/>
          </w:rPr>
        </w:r>
        <w:r>
          <w:rPr>
            <w:noProof/>
            <w:webHidden/>
          </w:rPr>
          <w:fldChar w:fldCharType="separate"/>
        </w:r>
        <w:r>
          <w:rPr>
            <w:noProof/>
            <w:webHidden/>
          </w:rPr>
          <w:t>40</w:t>
        </w:r>
        <w:r>
          <w:rPr>
            <w:noProof/>
            <w:webHidden/>
          </w:rPr>
          <w:fldChar w:fldCharType="end"/>
        </w:r>
      </w:hyperlink>
    </w:p>
    <w:p w14:paraId="051BA94A" w14:textId="2F50886B" w:rsidR="00BC3E82" w:rsidRDefault="00BC3E82">
      <w:pPr>
        <w:pStyle w:val="TOC3"/>
        <w:tabs>
          <w:tab w:val="right" w:leader="dot" w:pos="9061"/>
        </w:tabs>
        <w:ind w:left="840"/>
        <w:rPr>
          <w:rFonts w:asciiTheme="minorHAnsi" w:eastAsiaTheme="minorEastAsia" w:hAnsiTheme="minorHAnsi"/>
          <w:noProof/>
        </w:rPr>
      </w:pPr>
      <w:hyperlink w:anchor="_Toc40809159" w:history="1">
        <w:r w:rsidRPr="002043E9">
          <w:rPr>
            <w:rStyle w:val="a9"/>
            <w:noProof/>
          </w:rPr>
          <w:t>5.1.1</w:t>
        </w:r>
        <w:r w:rsidRPr="002043E9">
          <w:rPr>
            <w:rStyle w:val="a9"/>
            <w:noProof/>
          </w:rPr>
          <w:t>功能点</w:t>
        </w:r>
        <w:r w:rsidRPr="002043E9">
          <w:rPr>
            <w:rStyle w:val="a9"/>
            <w:noProof/>
          </w:rPr>
          <w:t>VDS-1.0-001</w:t>
        </w:r>
        <w:r>
          <w:rPr>
            <w:noProof/>
            <w:webHidden/>
          </w:rPr>
          <w:tab/>
        </w:r>
        <w:r>
          <w:rPr>
            <w:noProof/>
            <w:webHidden/>
          </w:rPr>
          <w:fldChar w:fldCharType="begin"/>
        </w:r>
        <w:r>
          <w:rPr>
            <w:noProof/>
            <w:webHidden/>
          </w:rPr>
          <w:instrText xml:space="preserve"> PAGEREF _Toc40809159 \h </w:instrText>
        </w:r>
        <w:r>
          <w:rPr>
            <w:noProof/>
            <w:webHidden/>
          </w:rPr>
        </w:r>
        <w:r>
          <w:rPr>
            <w:noProof/>
            <w:webHidden/>
          </w:rPr>
          <w:fldChar w:fldCharType="separate"/>
        </w:r>
        <w:r>
          <w:rPr>
            <w:noProof/>
            <w:webHidden/>
          </w:rPr>
          <w:t>40</w:t>
        </w:r>
        <w:r>
          <w:rPr>
            <w:noProof/>
            <w:webHidden/>
          </w:rPr>
          <w:fldChar w:fldCharType="end"/>
        </w:r>
      </w:hyperlink>
    </w:p>
    <w:p w14:paraId="113A2732" w14:textId="4EA752E1" w:rsidR="00BC3E82" w:rsidRDefault="00BC3E82">
      <w:pPr>
        <w:pStyle w:val="TOC3"/>
        <w:tabs>
          <w:tab w:val="right" w:leader="dot" w:pos="9061"/>
        </w:tabs>
        <w:ind w:left="840"/>
        <w:rPr>
          <w:rFonts w:asciiTheme="minorHAnsi" w:eastAsiaTheme="minorEastAsia" w:hAnsiTheme="minorHAnsi"/>
          <w:noProof/>
        </w:rPr>
      </w:pPr>
      <w:hyperlink w:anchor="_Toc40809160" w:history="1">
        <w:r w:rsidRPr="002043E9">
          <w:rPr>
            <w:rStyle w:val="a9"/>
            <w:noProof/>
          </w:rPr>
          <w:t>5.1.2</w:t>
        </w:r>
        <w:r w:rsidRPr="002043E9">
          <w:rPr>
            <w:rStyle w:val="a9"/>
            <w:noProof/>
          </w:rPr>
          <w:t>功能点</w:t>
        </w:r>
        <w:r w:rsidRPr="002043E9">
          <w:rPr>
            <w:rStyle w:val="a9"/>
            <w:noProof/>
          </w:rPr>
          <w:t>VDS-1.0-002</w:t>
        </w:r>
        <w:r>
          <w:rPr>
            <w:noProof/>
            <w:webHidden/>
          </w:rPr>
          <w:tab/>
        </w:r>
        <w:r>
          <w:rPr>
            <w:noProof/>
            <w:webHidden/>
          </w:rPr>
          <w:fldChar w:fldCharType="begin"/>
        </w:r>
        <w:r>
          <w:rPr>
            <w:noProof/>
            <w:webHidden/>
          </w:rPr>
          <w:instrText xml:space="preserve"> PAGEREF _Toc40809160 \h </w:instrText>
        </w:r>
        <w:r>
          <w:rPr>
            <w:noProof/>
            <w:webHidden/>
          </w:rPr>
        </w:r>
        <w:r>
          <w:rPr>
            <w:noProof/>
            <w:webHidden/>
          </w:rPr>
          <w:fldChar w:fldCharType="separate"/>
        </w:r>
        <w:r>
          <w:rPr>
            <w:noProof/>
            <w:webHidden/>
          </w:rPr>
          <w:t>40</w:t>
        </w:r>
        <w:r>
          <w:rPr>
            <w:noProof/>
            <w:webHidden/>
          </w:rPr>
          <w:fldChar w:fldCharType="end"/>
        </w:r>
      </w:hyperlink>
    </w:p>
    <w:p w14:paraId="7EFE5C30" w14:textId="5A8019D1" w:rsidR="00BC3E82" w:rsidRDefault="00BC3E82">
      <w:pPr>
        <w:pStyle w:val="TOC3"/>
        <w:tabs>
          <w:tab w:val="right" w:leader="dot" w:pos="9061"/>
        </w:tabs>
        <w:ind w:left="840"/>
        <w:rPr>
          <w:rFonts w:asciiTheme="minorHAnsi" w:eastAsiaTheme="minorEastAsia" w:hAnsiTheme="minorHAnsi"/>
          <w:noProof/>
        </w:rPr>
      </w:pPr>
      <w:hyperlink w:anchor="_Toc40809161" w:history="1">
        <w:r w:rsidRPr="002043E9">
          <w:rPr>
            <w:rStyle w:val="a9"/>
            <w:noProof/>
          </w:rPr>
          <w:t>5.1.3</w:t>
        </w:r>
        <w:r w:rsidRPr="002043E9">
          <w:rPr>
            <w:rStyle w:val="a9"/>
            <w:noProof/>
          </w:rPr>
          <w:t>功能点</w:t>
        </w:r>
        <w:r w:rsidRPr="002043E9">
          <w:rPr>
            <w:rStyle w:val="a9"/>
            <w:noProof/>
          </w:rPr>
          <w:t>VDS-1.0-003</w:t>
        </w:r>
        <w:r>
          <w:rPr>
            <w:noProof/>
            <w:webHidden/>
          </w:rPr>
          <w:tab/>
        </w:r>
        <w:r>
          <w:rPr>
            <w:noProof/>
            <w:webHidden/>
          </w:rPr>
          <w:fldChar w:fldCharType="begin"/>
        </w:r>
        <w:r>
          <w:rPr>
            <w:noProof/>
            <w:webHidden/>
          </w:rPr>
          <w:instrText xml:space="preserve"> PAGEREF _Toc40809161 \h </w:instrText>
        </w:r>
        <w:r>
          <w:rPr>
            <w:noProof/>
            <w:webHidden/>
          </w:rPr>
        </w:r>
        <w:r>
          <w:rPr>
            <w:noProof/>
            <w:webHidden/>
          </w:rPr>
          <w:fldChar w:fldCharType="separate"/>
        </w:r>
        <w:r>
          <w:rPr>
            <w:noProof/>
            <w:webHidden/>
          </w:rPr>
          <w:t>41</w:t>
        </w:r>
        <w:r>
          <w:rPr>
            <w:noProof/>
            <w:webHidden/>
          </w:rPr>
          <w:fldChar w:fldCharType="end"/>
        </w:r>
      </w:hyperlink>
    </w:p>
    <w:p w14:paraId="7F239206" w14:textId="532A13A5" w:rsidR="00BC3E82" w:rsidRDefault="00BC3E82">
      <w:pPr>
        <w:pStyle w:val="TOC2"/>
        <w:tabs>
          <w:tab w:val="right" w:leader="dot" w:pos="9061"/>
        </w:tabs>
        <w:ind w:left="420"/>
        <w:rPr>
          <w:rFonts w:asciiTheme="minorHAnsi" w:eastAsiaTheme="minorEastAsia" w:hAnsiTheme="minorHAnsi"/>
          <w:noProof/>
        </w:rPr>
      </w:pPr>
      <w:hyperlink w:anchor="_Toc40809162" w:history="1">
        <w:r w:rsidRPr="002043E9">
          <w:rPr>
            <w:rStyle w:val="a9"/>
            <w:noProof/>
          </w:rPr>
          <w:t>5.2 VDS2.0</w:t>
        </w:r>
        <w:r>
          <w:rPr>
            <w:noProof/>
            <w:webHidden/>
          </w:rPr>
          <w:tab/>
        </w:r>
        <w:r>
          <w:rPr>
            <w:noProof/>
            <w:webHidden/>
          </w:rPr>
          <w:fldChar w:fldCharType="begin"/>
        </w:r>
        <w:r>
          <w:rPr>
            <w:noProof/>
            <w:webHidden/>
          </w:rPr>
          <w:instrText xml:space="preserve"> PAGEREF _Toc40809162 \h </w:instrText>
        </w:r>
        <w:r>
          <w:rPr>
            <w:noProof/>
            <w:webHidden/>
          </w:rPr>
        </w:r>
        <w:r>
          <w:rPr>
            <w:noProof/>
            <w:webHidden/>
          </w:rPr>
          <w:fldChar w:fldCharType="separate"/>
        </w:r>
        <w:r>
          <w:rPr>
            <w:noProof/>
            <w:webHidden/>
          </w:rPr>
          <w:t>42</w:t>
        </w:r>
        <w:r>
          <w:rPr>
            <w:noProof/>
            <w:webHidden/>
          </w:rPr>
          <w:fldChar w:fldCharType="end"/>
        </w:r>
      </w:hyperlink>
    </w:p>
    <w:p w14:paraId="12A5E24C" w14:textId="18C96D42" w:rsidR="00BC3E82" w:rsidRDefault="00BC3E82">
      <w:pPr>
        <w:pStyle w:val="TOC3"/>
        <w:tabs>
          <w:tab w:val="right" w:leader="dot" w:pos="9061"/>
        </w:tabs>
        <w:ind w:left="840"/>
        <w:rPr>
          <w:rFonts w:asciiTheme="minorHAnsi" w:eastAsiaTheme="minorEastAsia" w:hAnsiTheme="minorHAnsi"/>
          <w:noProof/>
        </w:rPr>
      </w:pPr>
      <w:hyperlink w:anchor="_Toc40809163" w:history="1">
        <w:r w:rsidRPr="002043E9">
          <w:rPr>
            <w:rStyle w:val="a9"/>
            <w:noProof/>
          </w:rPr>
          <w:t>5.2.1</w:t>
        </w:r>
        <w:r w:rsidRPr="002043E9">
          <w:rPr>
            <w:rStyle w:val="a9"/>
            <w:noProof/>
          </w:rPr>
          <w:t>功能点</w:t>
        </w:r>
        <w:r w:rsidRPr="002043E9">
          <w:rPr>
            <w:rStyle w:val="a9"/>
            <w:noProof/>
          </w:rPr>
          <w:t>VDS-1.0-001</w:t>
        </w:r>
        <w:r>
          <w:rPr>
            <w:noProof/>
            <w:webHidden/>
          </w:rPr>
          <w:tab/>
        </w:r>
        <w:r>
          <w:rPr>
            <w:noProof/>
            <w:webHidden/>
          </w:rPr>
          <w:fldChar w:fldCharType="begin"/>
        </w:r>
        <w:r>
          <w:rPr>
            <w:noProof/>
            <w:webHidden/>
          </w:rPr>
          <w:instrText xml:space="preserve"> PAGEREF _Toc40809163 \h </w:instrText>
        </w:r>
        <w:r>
          <w:rPr>
            <w:noProof/>
            <w:webHidden/>
          </w:rPr>
        </w:r>
        <w:r>
          <w:rPr>
            <w:noProof/>
            <w:webHidden/>
          </w:rPr>
          <w:fldChar w:fldCharType="separate"/>
        </w:r>
        <w:r>
          <w:rPr>
            <w:noProof/>
            <w:webHidden/>
          </w:rPr>
          <w:t>42</w:t>
        </w:r>
        <w:r>
          <w:rPr>
            <w:noProof/>
            <w:webHidden/>
          </w:rPr>
          <w:fldChar w:fldCharType="end"/>
        </w:r>
      </w:hyperlink>
    </w:p>
    <w:p w14:paraId="00E749AA" w14:textId="4AB5EB50" w:rsidR="00BC3E82" w:rsidRDefault="00BC3E82">
      <w:pPr>
        <w:pStyle w:val="TOC3"/>
        <w:tabs>
          <w:tab w:val="right" w:leader="dot" w:pos="9061"/>
        </w:tabs>
        <w:ind w:left="840"/>
        <w:rPr>
          <w:rFonts w:asciiTheme="minorHAnsi" w:eastAsiaTheme="minorEastAsia" w:hAnsiTheme="minorHAnsi"/>
          <w:noProof/>
        </w:rPr>
      </w:pPr>
      <w:hyperlink w:anchor="_Toc40809164" w:history="1">
        <w:r w:rsidRPr="002043E9">
          <w:rPr>
            <w:rStyle w:val="a9"/>
            <w:noProof/>
          </w:rPr>
          <w:t>5.2.2</w:t>
        </w:r>
        <w:r w:rsidRPr="002043E9">
          <w:rPr>
            <w:rStyle w:val="a9"/>
            <w:noProof/>
          </w:rPr>
          <w:t>功能点</w:t>
        </w:r>
        <w:r w:rsidRPr="002043E9">
          <w:rPr>
            <w:rStyle w:val="a9"/>
            <w:noProof/>
          </w:rPr>
          <w:t>VDS-1.0-002</w:t>
        </w:r>
        <w:r>
          <w:rPr>
            <w:noProof/>
            <w:webHidden/>
          </w:rPr>
          <w:tab/>
        </w:r>
        <w:r>
          <w:rPr>
            <w:noProof/>
            <w:webHidden/>
          </w:rPr>
          <w:fldChar w:fldCharType="begin"/>
        </w:r>
        <w:r>
          <w:rPr>
            <w:noProof/>
            <w:webHidden/>
          </w:rPr>
          <w:instrText xml:space="preserve"> PAGEREF _Toc40809164 \h </w:instrText>
        </w:r>
        <w:r>
          <w:rPr>
            <w:noProof/>
            <w:webHidden/>
          </w:rPr>
        </w:r>
        <w:r>
          <w:rPr>
            <w:noProof/>
            <w:webHidden/>
          </w:rPr>
          <w:fldChar w:fldCharType="separate"/>
        </w:r>
        <w:r>
          <w:rPr>
            <w:noProof/>
            <w:webHidden/>
          </w:rPr>
          <w:t>42</w:t>
        </w:r>
        <w:r>
          <w:rPr>
            <w:noProof/>
            <w:webHidden/>
          </w:rPr>
          <w:fldChar w:fldCharType="end"/>
        </w:r>
      </w:hyperlink>
    </w:p>
    <w:p w14:paraId="4401C03F" w14:textId="708FB91B" w:rsidR="00BC3E82" w:rsidRDefault="00BC3E82">
      <w:pPr>
        <w:pStyle w:val="TOC3"/>
        <w:tabs>
          <w:tab w:val="right" w:leader="dot" w:pos="9061"/>
        </w:tabs>
        <w:ind w:left="840"/>
        <w:rPr>
          <w:rFonts w:asciiTheme="minorHAnsi" w:eastAsiaTheme="minorEastAsia" w:hAnsiTheme="minorHAnsi"/>
          <w:noProof/>
        </w:rPr>
      </w:pPr>
      <w:hyperlink w:anchor="_Toc40809165" w:history="1">
        <w:r w:rsidRPr="002043E9">
          <w:rPr>
            <w:rStyle w:val="a9"/>
            <w:noProof/>
          </w:rPr>
          <w:t>5.2.3</w:t>
        </w:r>
        <w:r w:rsidRPr="002043E9">
          <w:rPr>
            <w:rStyle w:val="a9"/>
            <w:noProof/>
          </w:rPr>
          <w:t>功能点</w:t>
        </w:r>
        <w:r w:rsidRPr="002043E9">
          <w:rPr>
            <w:rStyle w:val="a9"/>
            <w:noProof/>
          </w:rPr>
          <w:t>VDS-1.0-003</w:t>
        </w:r>
        <w:r>
          <w:rPr>
            <w:noProof/>
            <w:webHidden/>
          </w:rPr>
          <w:tab/>
        </w:r>
        <w:r>
          <w:rPr>
            <w:noProof/>
            <w:webHidden/>
          </w:rPr>
          <w:fldChar w:fldCharType="begin"/>
        </w:r>
        <w:r>
          <w:rPr>
            <w:noProof/>
            <w:webHidden/>
          </w:rPr>
          <w:instrText xml:space="preserve"> PAGEREF _Toc40809165 \h </w:instrText>
        </w:r>
        <w:r>
          <w:rPr>
            <w:noProof/>
            <w:webHidden/>
          </w:rPr>
        </w:r>
        <w:r>
          <w:rPr>
            <w:noProof/>
            <w:webHidden/>
          </w:rPr>
          <w:fldChar w:fldCharType="separate"/>
        </w:r>
        <w:r>
          <w:rPr>
            <w:noProof/>
            <w:webHidden/>
          </w:rPr>
          <w:t>42</w:t>
        </w:r>
        <w:r>
          <w:rPr>
            <w:noProof/>
            <w:webHidden/>
          </w:rPr>
          <w:fldChar w:fldCharType="end"/>
        </w:r>
      </w:hyperlink>
    </w:p>
    <w:p w14:paraId="1239014A" w14:textId="79D8D441" w:rsidR="00BC3E82" w:rsidRDefault="00BC3E82">
      <w:pPr>
        <w:pStyle w:val="TOC3"/>
        <w:tabs>
          <w:tab w:val="right" w:leader="dot" w:pos="9061"/>
        </w:tabs>
        <w:ind w:left="840"/>
        <w:rPr>
          <w:rFonts w:asciiTheme="minorHAnsi" w:eastAsiaTheme="minorEastAsia" w:hAnsiTheme="minorHAnsi"/>
          <w:noProof/>
        </w:rPr>
      </w:pPr>
      <w:hyperlink w:anchor="_Toc40809166" w:history="1">
        <w:r w:rsidRPr="002043E9">
          <w:rPr>
            <w:rStyle w:val="a9"/>
            <w:noProof/>
          </w:rPr>
          <w:t>5.2.4</w:t>
        </w:r>
        <w:r w:rsidRPr="002043E9">
          <w:rPr>
            <w:rStyle w:val="a9"/>
            <w:noProof/>
          </w:rPr>
          <w:t>功能点</w:t>
        </w:r>
        <w:r w:rsidRPr="002043E9">
          <w:rPr>
            <w:rStyle w:val="a9"/>
            <w:noProof/>
          </w:rPr>
          <w:t>VDS-2.0-001</w:t>
        </w:r>
        <w:r>
          <w:rPr>
            <w:noProof/>
            <w:webHidden/>
          </w:rPr>
          <w:tab/>
        </w:r>
        <w:r>
          <w:rPr>
            <w:noProof/>
            <w:webHidden/>
          </w:rPr>
          <w:fldChar w:fldCharType="begin"/>
        </w:r>
        <w:r>
          <w:rPr>
            <w:noProof/>
            <w:webHidden/>
          </w:rPr>
          <w:instrText xml:space="preserve"> PAGEREF _Toc40809166 \h </w:instrText>
        </w:r>
        <w:r>
          <w:rPr>
            <w:noProof/>
            <w:webHidden/>
          </w:rPr>
        </w:r>
        <w:r>
          <w:rPr>
            <w:noProof/>
            <w:webHidden/>
          </w:rPr>
          <w:fldChar w:fldCharType="separate"/>
        </w:r>
        <w:r>
          <w:rPr>
            <w:noProof/>
            <w:webHidden/>
          </w:rPr>
          <w:t>42</w:t>
        </w:r>
        <w:r>
          <w:rPr>
            <w:noProof/>
            <w:webHidden/>
          </w:rPr>
          <w:fldChar w:fldCharType="end"/>
        </w:r>
      </w:hyperlink>
    </w:p>
    <w:p w14:paraId="2FF32F01" w14:textId="3A820BD0" w:rsidR="00BC3E82" w:rsidRDefault="00BC3E82">
      <w:pPr>
        <w:pStyle w:val="TOC3"/>
        <w:tabs>
          <w:tab w:val="right" w:leader="dot" w:pos="9061"/>
        </w:tabs>
        <w:ind w:left="840"/>
        <w:rPr>
          <w:rFonts w:asciiTheme="minorHAnsi" w:eastAsiaTheme="minorEastAsia" w:hAnsiTheme="minorHAnsi"/>
          <w:noProof/>
        </w:rPr>
      </w:pPr>
      <w:hyperlink w:anchor="_Toc40809167" w:history="1">
        <w:r w:rsidRPr="002043E9">
          <w:rPr>
            <w:rStyle w:val="a9"/>
            <w:noProof/>
          </w:rPr>
          <w:t>5.2.5</w:t>
        </w:r>
        <w:r w:rsidRPr="002043E9">
          <w:rPr>
            <w:rStyle w:val="a9"/>
            <w:noProof/>
          </w:rPr>
          <w:t>功能点</w:t>
        </w:r>
        <w:r w:rsidRPr="002043E9">
          <w:rPr>
            <w:rStyle w:val="a9"/>
            <w:noProof/>
          </w:rPr>
          <w:t>VDS-2.0-002</w:t>
        </w:r>
        <w:r>
          <w:rPr>
            <w:noProof/>
            <w:webHidden/>
          </w:rPr>
          <w:tab/>
        </w:r>
        <w:r>
          <w:rPr>
            <w:noProof/>
            <w:webHidden/>
          </w:rPr>
          <w:fldChar w:fldCharType="begin"/>
        </w:r>
        <w:r>
          <w:rPr>
            <w:noProof/>
            <w:webHidden/>
          </w:rPr>
          <w:instrText xml:space="preserve"> PAGEREF _Toc40809167 \h </w:instrText>
        </w:r>
        <w:r>
          <w:rPr>
            <w:noProof/>
            <w:webHidden/>
          </w:rPr>
        </w:r>
        <w:r>
          <w:rPr>
            <w:noProof/>
            <w:webHidden/>
          </w:rPr>
          <w:fldChar w:fldCharType="separate"/>
        </w:r>
        <w:r>
          <w:rPr>
            <w:noProof/>
            <w:webHidden/>
          </w:rPr>
          <w:t>42</w:t>
        </w:r>
        <w:r>
          <w:rPr>
            <w:noProof/>
            <w:webHidden/>
          </w:rPr>
          <w:fldChar w:fldCharType="end"/>
        </w:r>
      </w:hyperlink>
    </w:p>
    <w:p w14:paraId="1F5EF8E8" w14:textId="2AC6CCF2" w:rsidR="00BC3E82" w:rsidRDefault="00BC3E82">
      <w:pPr>
        <w:pStyle w:val="TOC2"/>
        <w:tabs>
          <w:tab w:val="right" w:leader="dot" w:pos="9061"/>
        </w:tabs>
        <w:ind w:left="420"/>
        <w:rPr>
          <w:rFonts w:asciiTheme="minorHAnsi" w:eastAsiaTheme="minorEastAsia" w:hAnsiTheme="minorHAnsi"/>
          <w:noProof/>
        </w:rPr>
      </w:pPr>
      <w:hyperlink w:anchor="_Toc40809168" w:history="1">
        <w:r w:rsidRPr="002043E9">
          <w:rPr>
            <w:rStyle w:val="a9"/>
            <w:noProof/>
          </w:rPr>
          <w:t xml:space="preserve">5.3 </w:t>
        </w:r>
        <w:r w:rsidRPr="002043E9">
          <w:rPr>
            <w:rStyle w:val="a9"/>
            <w:noProof/>
          </w:rPr>
          <w:t>本章小结</w:t>
        </w:r>
        <w:r>
          <w:rPr>
            <w:noProof/>
            <w:webHidden/>
          </w:rPr>
          <w:tab/>
        </w:r>
        <w:r>
          <w:rPr>
            <w:noProof/>
            <w:webHidden/>
          </w:rPr>
          <w:fldChar w:fldCharType="begin"/>
        </w:r>
        <w:r>
          <w:rPr>
            <w:noProof/>
            <w:webHidden/>
          </w:rPr>
          <w:instrText xml:space="preserve"> PAGEREF _Toc40809168 \h </w:instrText>
        </w:r>
        <w:r>
          <w:rPr>
            <w:noProof/>
            <w:webHidden/>
          </w:rPr>
        </w:r>
        <w:r>
          <w:rPr>
            <w:noProof/>
            <w:webHidden/>
          </w:rPr>
          <w:fldChar w:fldCharType="separate"/>
        </w:r>
        <w:r>
          <w:rPr>
            <w:noProof/>
            <w:webHidden/>
          </w:rPr>
          <w:t>43</w:t>
        </w:r>
        <w:r>
          <w:rPr>
            <w:noProof/>
            <w:webHidden/>
          </w:rPr>
          <w:fldChar w:fldCharType="end"/>
        </w:r>
      </w:hyperlink>
    </w:p>
    <w:p w14:paraId="197F90F5" w14:textId="50868663" w:rsidR="00BC3E82" w:rsidRDefault="00BC3E82">
      <w:pPr>
        <w:pStyle w:val="TOC1"/>
        <w:rPr>
          <w:rFonts w:asciiTheme="minorHAnsi" w:eastAsiaTheme="minorEastAsia" w:hAnsiTheme="minorHAnsi"/>
        </w:rPr>
      </w:pPr>
      <w:hyperlink w:anchor="_Toc40809169" w:history="1">
        <w:r w:rsidRPr="002043E9">
          <w:rPr>
            <w:rStyle w:val="a9"/>
            <w:rFonts w:cs="Times New Roman"/>
          </w:rPr>
          <w:t>结论与展望</w:t>
        </w:r>
        <w:r>
          <w:rPr>
            <w:webHidden/>
          </w:rPr>
          <w:tab/>
        </w:r>
        <w:r>
          <w:rPr>
            <w:webHidden/>
          </w:rPr>
          <w:fldChar w:fldCharType="begin"/>
        </w:r>
        <w:r>
          <w:rPr>
            <w:webHidden/>
          </w:rPr>
          <w:instrText xml:space="preserve"> PAGEREF _Toc40809169 \h </w:instrText>
        </w:r>
        <w:r>
          <w:rPr>
            <w:webHidden/>
          </w:rPr>
        </w:r>
        <w:r>
          <w:rPr>
            <w:webHidden/>
          </w:rPr>
          <w:fldChar w:fldCharType="separate"/>
        </w:r>
        <w:r>
          <w:rPr>
            <w:webHidden/>
          </w:rPr>
          <w:t>46</w:t>
        </w:r>
        <w:r>
          <w:rPr>
            <w:webHidden/>
          </w:rPr>
          <w:fldChar w:fldCharType="end"/>
        </w:r>
      </w:hyperlink>
    </w:p>
    <w:p w14:paraId="4DE8D514" w14:textId="13E42378" w:rsidR="00BC3E82" w:rsidRDefault="00BC3E82">
      <w:pPr>
        <w:pStyle w:val="TOC1"/>
        <w:rPr>
          <w:rFonts w:asciiTheme="minorHAnsi" w:eastAsiaTheme="minorEastAsia" w:hAnsiTheme="minorHAnsi"/>
        </w:rPr>
      </w:pPr>
      <w:hyperlink w:anchor="_Toc40809170" w:history="1">
        <w:r w:rsidRPr="002043E9">
          <w:rPr>
            <w:rStyle w:val="a9"/>
            <w:rFonts w:cs="Times New Roman"/>
          </w:rPr>
          <w:t>致</w:t>
        </w:r>
        <w:r w:rsidRPr="002043E9">
          <w:rPr>
            <w:rStyle w:val="a9"/>
            <w:rFonts w:cs="Times New Roman"/>
          </w:rPr>
          <w:t xml:space="preserve">  </w:t>
        </w:r>
        <w:r w:rsidRPr="002043E9">
          <w:rPr>
            <w:rStyle w:val="a9"/>
            <w:rFonts w:cs="Times New Roman"/>
          </w:rPr>
          <w:t>谢</w:t>
        </w:r>
        <w:r>
          <w:rPr>
            <w:webHidden/>
          </w:rPr>
          <w:tab/>
        </w:r>
        <w:r>
          <w:rPr>
            <w:webHidden/>
          </w:rPr>
          <w:fldChar w:fldCharType="begin"/>
        </w:r>
        <w:r>
          <w:rPr>
            <w:webHidden/>
          </w:rPr>
          <w:instrText xml:space="preserve"> PAGEREF _Toc40809170 \h </w:instrText>
        </w:r>
        <w:r>
          <w:rPr>
            <w:webHidden/>
          </w:rPr>
        </w:r>
        <w:r>
          <w:rPr>
            <w:webHidden/>
          </w:rPr>
          <w:fldChar w:fldCharType="separate"/>
        </w:r>
        <w:r>
          <w:rPr>
            <w:webHidden/>
          </w:rPr>
          <w:t>47</w:t>
        </w:r>
        <w:r>
          <w:rPr>
            <w:webHidden/>
          </w:rPr>
          <w:fldChar w:fldCharType="end"/>
        </w:r>
      </w:hyperlink>
    </w:p>
    <w:p w14:paraId="78434471" w14:textId="2DA3E103" w:rsidR="00BC3E82" w:rsidRDefault="00BC3E82">
      <w:pPr>
        <w:pStyle w:val="TOC1"/>
        <w:rPr>
          <w:rFonts w:asciiTheme="minorHAnsi" w:eastAsiaTheme="minorEastAsia" w:hAnsiTheme="minorHAnsi"/>
        </w:rPr>
      </w:pPr>
      <w:hyperlink w:anchor="_Toc40809171" w:history="1">
        <w:r w:rsidRPr="002043E9">
          <w:rPr>
            <w:rStyle w:val="a9"/>
            <w:rFonts w:cs="Times New Roman"/>
          </w:rPr>
          <w:t>参考文献</w:t>
        </w:r>
        <w:r>
          <w:rPr>
            <w:webHidden/>
          </w:rPr>
          <w:tab/>
        </w:r>
        <w:r>
          <w:rPr>
            <w:webHidden/>
          </w:rPr>
          <w:fldChar w:fldCharType="begin"/>
        </w:r>
        <w:r>
          <w:rPr>
            <w:webHidden/>
          </w:rPr>
          <w:instrText xml:space="preserve"> PAGEREF _Toc40809171 \h </w:instrText>
        </w:r>
        <w:r>
          <w:rPr>
            <w:webHidden/>
          </w:rPr>
        </w:r>
        <w:r>
          <w:rPr>
            <w:webHidden/>
          </w:rPr>
          <w:fldChar w:fldCharType="separate"/>
        </w:r>
        <w:r>
          <w:rPr>
            <w:webHidden/>
          </w:rPr>
          <w:t>48</w:t>
        </w:r>
        <w:r>
          <w:rPr>
            <w:webHidden/>
          </w:rPr>
          <w:fldChar w:fldCharType="end"/>
        </w:r>
      </w:hyperlink>
    </w:p>
    <w:p w14:paraId="47A59DA2" w14:textId="185DF4EC" w:rsidR="00BC3E82" w:rsidRDefault="00BC3E82">
      <w:pPr>
        <w:pStyle w:val="TOC1"/>
        <w:rPr>
          <w:rFonts w:asciiTheme="minorHAnsi" w:eastAsiaTheme="minorEastAsia" w:hAnsiTheme="minorHAnsi"/>
        </w:rPr>
      </w:pPr>
      <w:hyperlink w:anchor="_Toc40809172" w:history="1">
        <w:r w:rsidRPr="002043E9">
          <w:rPr>
            <w:rStyle w:val="a9"/>
          </w:rPr>
          <w:t>附录一</w:t>
        </w:r>
        <w:r w:rsidRPr="002043E9">
          <w:rPr>
            <w:rStyle w:val="a9"/>
          </w:rPr>
          <w:t xml:space="preserve"> VDS1.0-alpha</w:t>
        </w:r>
        <w:r w:rsidRPr="002043E9">
          <w:rPr>
            <w:rStyle w:val="a9"/>
          </w:rPr>
          <w:t>源码</w:t>
        </w:r>
        <w:r>
          <w:rPr>
            <w:webHidden/>
          </w:rPr>
          <w:tab/>
        </w:r>
        <w:r>
          <w:rPr>
            <w:webHidden/>
          </w:rPr>
          <w:fldChar w:fldCharType="begin"/>
        </w:r>
        <w:r>
          <w:rPr>
            <w:webHidden/>
          </w:rPr>
          <w:instrText xml:space="preserve"> PAGEREF _Toc40809172 \h </w:instrText>
        </w:r>
        <w:r>
          <w:rPr>
            <w:webHidden/>
          </w:rPr>
        </w:r>
        <w:r>
          <w:rPr>
            <w:webHidden/>
          </w:rPr>
          <w:fldChar w:fldCharType="separate"/>
        </w:r>
        <w:r>
          <w:rPr>
            <w:webHidden/>
          </w:rPr>
          <w:t>48</w:t>
        </w:r>
        <w:r>
          <w:rPr>
            <w:webHidden/>
          </w:rPr>
          <w:fldChar w:fldCharType="end"/>
        </w:r>
      </w:hyperlink>
    </w:p>
    <w:p w14:paraId="379D2FFC" w14:textId="2B69853B" w:rsidR="00BC3E82" w:rsidRDefault="00BC3E82">
      <w:pPr>
        <w:pStyle w:val="TOC1"/>
        <w:rPr>
          <w:rFonts w:asciiTheme="minorHAnsi" w:eastAsiaTheme="minorEastAsia" w:hAnsiTheme="minorHAnsi"/>
        </w:rPr>
      </w:pPr>
      <w:hyperlink w:anchor="_Toc40809173" w:history="1">
        <w:r w:rsidRPr="002043E9">
          <w:rPr>
            <w:rStyle w:val="a9"/>
          </w:rPr>
          <w:t>附录二</w:t>
        </w:r>
        <w:r w:rsidRPr="002043E9">
          <w:rPr>
            <w:rStyle w:val="a9"/>
          </w:rPr>
          <w:t xml:space="preserve"> VDS1.0 </w:t>
        </w:r>
        <w:r w:rsidRPr="002043E9">
          <w:rPr>
            <w:rStyle w:val="a9"/>
          </w:rPr>
          <w:t>源码</w:t>
        </w:r>
        <w:r>
          <w:rPr>
            <w:webHidden/>
          </w:rPr>
          <w:tab/>
        </w:r>
        <w:r>
          <w:rPr>
            <w:webHidden/>
          </w:rPr>
          <w:fldChar w:fldCharType="begin"/>
        </w:r>
        <w:r>
          <w:rPr>
            <w:webHidden/>
          </w:rPr>
          <w:instrText xml:space="preserve"> PAGEREF _Toc40809173 \h </w:instrText>
        </w:r>
        <w:r>
          <w:rPr>
            <w:webHidden/>
          </w:rPr>
        </w:r>
        <w:r>
          <w:rPr>
            <w:webHidden/>
          </w:rPr>
          <w:fldChar w:fldCharType="separate"/>
        </w:r>
        <w:r>
          <w:rPr>
            <w:webHidden/>
          </w:rPr>
          <w:t>61</w:t>
        </w:r>
        <w:r>
          <w:rPr>
            <w:webHidden/>
          </w:rPr>
          <w:fldChar w:fldCharType="end"/>
        </w:r>
      </w:hyperlink>
    </w:p>
    <w:p w14:paraId="2446B21C" w14:textId="5F12EE16" w:rsidR="00BC3E82" w:rsidRDefault="00BC3E82">
      <w:pPr>
        <w:pStyle w:val="TOC1"/>
        <w:rPr>
          <w:rFonts w:asciiTheme="minorHAnsi" w:eastAsiaTheme="minorEastAsia" w:hAnsiTheme="minorHAnsi"/>
        </w:rPr>
      </w:pPr>
      <w:hyperlink w:anchor="_Toc40809174" w:history="1">
        <w:r w:rsidRPr="002043E9">
          <w:rPr>
            <w:rStyle w:val="a9"/>
          </w:rPr>
          <w:t>附录三</w:t>
        </w:r>
        <w:r w:rsidRPr="002043E9">
          <w:rPr>
            <w:rStyle w:val="a9"/>
          </w:rPr>
          <w:t xml:space="preserve"> VDS 2.0</w:t>
        </w:r>
        <w:r w:rsidRPr="002043E9">
          <w:rPr>
            <w:rStyle w:val="a9"/>
          </w:rPr>
          <w:t>源码</w:t>
        </w:r>
        <w:r>
          <w:rPr>
            <w:webHidden/>
          </w:rPr>
          <w:tab/>
        </w:r>
        <w:r>
          <w:rPr>
            <w:webHidden/>
          </w:rPr>
          <w:fldChar w:fldCharType="begin"/>
        </w:r>
        <w:r>
          <w:rPr>
            <w:webHidden/>
          </w:rPr>
          <w:instrText xml:space="preserve"> PAGEREF _Toc40809174 \h </w:instrText>
        </w:r>
        <w:r>
          <w:rPr>
            <w:webHidden/>
          </w:rPr>
        </w:r>
        <w:r>
          <w:rPr>
            <w:webHidden/>
          </w:rPr>
          <w:fldChar w:fldCharType="separate"/>
        </w:r>
        <w:r>
          <w:rPr>
            <w:webHidden/>
          </w:rPr>
          <w:t>66</w:t>
        </w:r>
        <w:r>
          <w:rPr>
            <w:webHidden/>
          </w:rPr>
          <w:fldChar w:fldCharType="end"/>
        </w:r>
      </w:hyperlink>
    </w:p>
    <w:p w14:paraId="233B7081" w14:textId="527E8063" w:rsidR="00E45B01" w:rsidRPr="00E45B01" w:rsidRDefault="00E45B01" w:rsidP="00D13DBE">
      <w:pPr>
        <w:pStyle w:val="a8"/>
        <w:ind w:firstLine="420"/>
        <w:rPr>
          <w:rFonts w:cs="Times New Roman"/>
        </w:rPr>
        <w:sectPr w:rsidR="00E45B01" w:rsidRPr="00E45B01" w:rsidSect="005B67FF">
          <w:headerReference w:type="default" r:id="rId16"/>
          <w:footerReference w:type="default" r:id="rId17"/>
          <w:pgSz w:w="11906" w:h="16838"/>
          <w:pgMar w:top="1418" w:right="1134" w:bottom="1418" w:left="1701" w:header="851" w:footer="850" w:gutter="0"/>
          <w:pgNumType w:fmt="upperRoman"/>
          <w:cols w:space="425"/>
          <w:docGrid w:type="lines" w:linePitch="312"/>
        </w:sectPr>
      </w:pPr>
      <w:r w:rsidRPr="00E45B01">
        <w:rPr>
          <w:rFonts w:eastAsia="黑体" w:cs="Times New Roman"/>
          <w:noProof/>
        </w:rPr>
        <w:fldChar w:fldCharType="end"/>
      </w:r>
      <w:r w:rsidR="00D0253C" w:rsidRPr="00E45B01">
        <w:rPr>
          <w:rFonts w:cs="Times New Roman"/>
        </w:rPr>
        <w:fldChar w:fldCharType="begin"/>
      </w:r>
      <w:r w:rsidR="00D0253C" w:rsidRPr="00E45B01">
        <w:rPr>
          <w:rFonts w:cs="Times New Roman"/>
        </w:rPr>
        <w:instrText xml:space="preserve"> MACROBUTTON MTEditEquationSection2 </w:instrText>
      </w:r>
      <w:r w:rsidR="00D0253C" w:rsidRPr="00E45B01">
        <w:rPr>
          <w:rStyle w:val="MTEquationSection"/>
        </w:rPr>
        <w:instrText>Equation Chapter 1 Section 1</w:instrText>
      </w:r>
      <w:r w:rsidR="00D0253C" w:rsidRPr="00E45B01">
        <w:rPr>
          <w:rFonts w:cs="Times New Roman"/>
        </w:rPr>
        <w:fldChar w:fldCharType="begin"/>
      </w:r>
      <w:r w:rsidR="00D0253C" w:rsidRPr="00E45B01">
        <w:rPr>
          <w:rFonts w:cs="Times New Roman"/>
        </w:rPr>
        <w:instrText xml:space="preserve"> SEQ MTEqn \r \h \* MERGEFORMAT </w:instrText>
      </w:r>
      <w:r w:rsidR="00D0253C" w:rsidRPr="00E45B01">
        <w:rPr>
          <w:rFonts w:cs="Times New Roman"/>
        </w:rPr>
        <w:fldChar w:fldCharType="end"/>
      </w:r>
      <w:r w:rsidR="00D0253C" w:rsidRPr="00E45B01">
        <w:rPr>
          <w:rFonts w:cs="Times New Roman"/>
        </w:rPr>
        <w:fldChar w:fldCharType="begin"/>
      </w:r>
      <w:r w:rsidR="00D0253C" w:rsidRPr="00E45B01">
        <w:rPr>
          <w:rFonts w:cs="Times New Roman"/>
        </w:rPr>
        <w:instrText xml:space="preserve"> SEQ MTSec \r 1 \h \* MERGEFORMAT </w:instrText>
      </w:r>
      <w:r w:rsidR="00D0253C" w:rsidRPr="00E45B01">
        <w:rPr>
          <w:rFonts w:cs="Times New Roman"/>
        </w:rPr>
        <w:fldChar w:fldCharType="end"/>
      </w:r>
      <w:r w:rsidR="00D0253C" w:rsidRPr="00E45B01">
        <w:rPr>
          <w:rFonts w:cs="Times New Roman"/>
        </w:rPr>
        <w:fldChar w:fldCharType="begin"/>
      </w:r>
      <w:r w:rsidR="00D0253C" w:rsidRPr="00E45B01">
        <w:rPr>
          <w:rFonts w:cs="Times New Roman"/>
        </w:rPr>
        <w:instrText xml:space="preserve"> SEQ MTChap \r 1 \h \* MERGEFORMAT </w:instrText>
      </w:r>
      <w:r w:rsidR="00D0253C" w:rsidRPr="00E45B01">
        <w:rPr>
          <w:rFonts w:cs="Times New Roman"/>
        </w:rPr>
        <w:fldChar w:fldCharType="end"/>
      </w:r>
      <w:r w:rsidR="00D0253C" w:rsidRPr="00E45B01">
        <w:rPr>
          <w:rFonts w:cs="Times New Roman"/>
        </w:rPr>
        <w:fldChar w:fldCharType="end"/>
      </w:r>
    </w:p>
    <w:p w14:paraId="3661F8B3" w14:textId="4F9CD967" w:rsidR="00CA31A1" w:rsidRPr="00E45B01" w:rsidRDefault="00B34A91" w:rsidP="00AC4E5C">
      <w:pPr>
        <w:pStyle w:val="1"/>
        <w:rPr>
          <w:rFonts w:cs="Times New Roman"/>
        </w:rPr>
      </w:pPr>
      <w:bookmarkStart w:id="0" w:name="_Ref40010568"/>
      <w:bookmarkStart w:id="1" w:name="_Ref40011280"/>
      <w:bookmarkStart w:id="2" w:name="_Toc40809110"/>
      <w:r w:rsidRPr="00E45B01">
        <w:rPr>
          <w:rFonts w:cs="Times New Roman"/>
        </w:rPr>
        <w:lastRenderedPageBreak/>
        <w:t>第一章</w:t>
      </w:r>
      <w:r w:rsidR="006877A9" w:rsidRPr="00E45B01">
        <w:rPr>
          <w:rFonts w:cs="Times New Roman"/>
        </w:rPr>
        <w:t xml:space="preserve"> </w:t>
      </w:r>
      <w:r w:rsidRPr="00E45B01">
        <w:rPr>
          <w:rFonts w:cs="Times New Roman"/>
        </w:rPr>
        <w:t>绪论</w:t>
      </w:r>
      <w:bookmarkEnd w:id="0"/>
      <w:bookmarkEnd w:id="1"/>
      <w:bookmarkEnd w:id="2"/>
    </w:p>
    <w:p w14:paraId="4BE027AB" w14:textId="33E7B9ED" w:rsidR="0095799A" w:rsidRDefault="00894653" w:rsidP="00593031">
      <w:pPr>
        <w:pStyle w:val="2"/>
        <w:spacing w:before="156" w:after="156"/>
        <w:ind w:left="105"/>
        <w:rPr>
          <w:rFonts w:cs="Times New Roman"/>
        </w:rPr>
      </w:pPr>
      <w:bookmarkStart w:id="3" w:name="_Toc156291142"/>
      <w:bookmarkStart w:id="4" w:name="_Toc156291994"/>
      <w:bookmarkStart w:id="5" w:name="_Toc179470297"/>
      <w:bookmarkStart w:id="6" w:name="_Toc40809111"/>
      <w:r w:rsidRPr="00E45B01">
        <w:rPr>
          <w:rFonts w:cs="Times New Roman"/>
        </w:rPr>
        <w:t xml:space="preserve">1.1 </w:t>
      </w:r>
      <w:bookmarkEnd w:id="3"/>
      <w:bookmarkEnd w:id="4"/>
      <w:bookmarkEnd w:id="5"/>
      <w:r w:rsidR="00593031">
        <w:rPr>
          <w:rFonts w:cs="Times New Roman" w:hint="eastAsia"/>
        </w:rPr>
        <w:t>课题背景</w:t>
      </w:r>
      <w:bookmarkEnd w:id="6"/>
    </w:p>
    <w:p w14:paraId="57EF674C" w14:textId="77777777" w:rsidR="00593031" w:rsidRPr="000E6752" w:rsidRDefault="00593031" w:rsidP="00593031">
      <w:pPr>
        <w:spacing w:before="100" w:beforeAutospacing="1" w:after="100" w:afterAutospacing="1"/>
        <w:jc w:val="left"/>
        <w:rPr>
          <w:rFonts w:ascii="宋体" w:hAnsi="宋体"/>
          <w:sz w:val="32"/>
        </w:rPr>
      </w:pPr>
      <w:r w:rsidRPr="000E6752">
        <w:rPr>
          <w:rFonts w:ascii="宋体" w:hAnsi="宋体" w:hint="eastAsia"/>
        </w:rPr>
        <w:t>随着近年来计算机计算能力的提高与数据量的积累，世界正在从IT时代转变为DT时代。</w:t>
      </w:r>
      <w:r w:rsidRPr="000E6752">
        <w:rPr>
          <w:rFonts w:ascii="宋体" w:hAnsi="宋体" w:cs="Arial"/>
          <w:color w:val="333333"/>
          <w:shd w:val="clear" w:color="auto" w:fill="FFFFFF"/>
        </w:rPr>
        <w:t>DT，</w:t>
      </w:r>
      <w:r w:rsidRPr="000E6752">
        <w:rPr>
          <w:rFonts w:ascii="宋体" w:hAnsi="宋体" w:cs="Arial" w:hint="eastAsia"/>
          <w:color w:val="333333"/>
          <w:shd w:val="clear" w:color="auto" w:fill="FFFFFF"/>
        </w:rPr>
        <w:t>即</w:t>
      </w:r>
      <w:r w:rsidRPr="000E6752">
        <w:rPr>
          <w:rFonts w:ascii="宋体" w:hAnsi="宋体" w:cs="Arial"/>
          <w:color w:val="333333"/>
          <w:shd w:val="clear" w:color="auto" w:fill="FFFFFF"/>
        </w:rPr>
        <w:t>Data Technology的缩写，即数据技术</w:t>
      </w:r>
      <w:r w:rsidRPr="000E6752">
        <w:rPr>
          <w:rFonts w:ascii="宋体" w:hAnsi="宋体" w:cs="Arial" w:hint="eastAsia"/>
          <w:color w:val="333333"/>
          <w:shd w:val="clear" w:color="auto" w:fill="FFFFFF"/>
        </w:rPr>
        <w:t>,</w:t>
      </w:r>
      <w:r w:rsidRPr="000E6752">
        <w:rPr>
          <w:rFonts w:ascii="宋体" w:hAnsi="宋体" w:cs="Arial"/>
          <w:color w:val="333333"/>
          <w:shd w:val="clear" w:color="auto" w:fill="FFFFFF"/>
        </w:rPr>
        <w:t>是对数据进行存储、清洗、加工、分析、挖掘，从数据中发掘规律的技术。</w:t>
      </w:r>
      <w:r w:rsidRPr="000E6752">
        <w:rPr>
          <w:rFonts w:ascii="宋体" w:hAnsi="宋体" w:cs="Arial" w:hint="eastAsia"/>
          <w:color w:val="333333"/>
          <w:shd w:val="clear" w:color="auto" w:fill="FFFFFF"/>
        </w:rPr>
        <w:t>而最近如雨后春笋般涌现的人工智能本质上就是数据技术，而机器学习又是人工智能尤为重要的一个分支，它是人工智能的核心，是使计算机拥有智能的根本途径。而深度学习是机器学习的一个重要组成部分，由于大量数据与高性能计算机这两个条件得以满足，深度学习变得越来越热门，它的应用也越来越广泛。随着卷积神经网络的面世，深度学习被广泛应用于计算机视觉领域。计算机视觉，通俗来讲，就是让计算机像人的眼睛一样具有感知世界的能力。它在人脸识别、行为动作识别、智能机器人、自动驾驶、图片文字提取、自动化农业等领域都有所应用。</w:t>
      </w:r>
    </w:p>
    <w:p w14:paraId="4BCB7F88" w14:textId="77777777" w:rsidR="00593031" w:rsidRDefault="00593031" w:rsidP="00AC4E5C">
      <w:pPr>
        <w:rPr>
          <w:rFonts w:cs="Times New Roman"/>
        </w:rPr>
      </w:pPr>
    </w:p>
    <w:p w14:paraId="2CC80E44" w14:textId="0E32B785" w:rsidR="00593031" w:rsidRDefault="00593031" w:rsidP="00593031">
      <w:pPr>
        <w:pStyle w:val="2"/>
        <w:spacing w:before="156" w:after="156"/>
        <w:ind w:left="105"/>
      </w:pPr>
      <w:bookmarkStart w:id="7" w:name="_Toc40809112"/>
      <w:r>
        <w:rPr>
          <w:rFonts w:hint="eastAsia"/>
        </w:rPr>
        <w:t>1.2</w:t>
      </w:r>
      <w:r>
        <w:t xml:space="preserve"> </w:t>
      </w:r>
      <w:r>
        <w:rPr>
          <w:rFonts w:hint="eastAsia"/>
        </w:rPr>
        <w:t>研究与应用现状</w:t>
      </w:r>
      <w:bookmarkEnd w:id="7"/>
    </w:p>
    <w:p w14:paraId="11D819CD" w14:textId="77777777" w:rsidR="00593031" w:rsidRPr="000E6752" w:rsidRDefault="00593031" w:rsidP="00593031">
      <w:pPr>
        <w:autoSpaceDN w:val="0"/>
        <w:spacing w:before="75"/>
        <w:jc w:val="left"/>
        <w:rPr>
          <w:rFonts w:ascii="宋体" w:hAnsi="宋体"/>
        </w:rPr>
      </w:pPr>
      <w:r w:rsidRPr="000E6752">
        <w:rPr>
          <w:rFonts w:ascii="宋体" w:hAnsi="宋体" w:cs="Arial" w:hint="eastAsia"/>
          <w:szCs w:val="21"/>
        </w:rPr>
        <w:t>近年来，</w:t>
      </w:r>
      <w:r w:rsidRPr="000E6752">
        <w:rPr>
          <w:rFonts w:ascii="宋体" w:hAnsi="宋体" w:hint="eastAsia"/>
        </w:rPr>
        <w:t>深度学习广泛应用于图像分类（ResNet50），目标检测（Mask R-CNN），图像分割（UNET），图像恢复等领域。通俗一点讲，比如我们可以用神经网络对遥感图像进行分类，可以对人脸和车辆进行识别和检测，可以恢复损坏的照片，可以给照片自动着色，甚至直接从影像恢复三维信息。</w:t>
      </w:r>
    </w:p>
    <w:p w14:paraId="2A6291CF" w14:textId="77777777" w:rsidR="00593031" w:rsidRPr="000E6752" w:rsidRDefault="00593031" w:rsidP="00593031">
      <w:pPr>
        <w:autoSpaceDN w:val="0"/>
        <w:spacing w:before="75"/>
        <w:ind w:firstLineChars="48" w:firstLine="101"/>
        <w:jc w:val="left"/>
        <w:rPr>
          <w:rFonts w:ascii="宋体" w:hAnsi="宋体"/>
        </w:rPr>
      </w:pPr>
      <w:r w:rsidRPr="000E6752">
        <w:rPr>
          <w:rFonts w:ascii="宋体" w:hAnsi="宋体"/>
        </w:rPr>
        <w:tab/>
      </w:r>
      <w:r w:rsidRPr="000E6752">
        <w:rPr>
          <w:rFonts w:ascii="宋体" w:hAnsi="宋体" w:hint="eastAsia"/>
        </w:rPr>
        <w:t>卷积神经网络（CNN）起源于人类对大脑视觉皮层的研究，从上个世纪80年代开始被用于图像识别。典型的卷积神经网络架构堆叠几个卷积层和激活层然后是一个池化层，接着再堆叠几个卷积层、激活层，然后再一个池化层……以此类推，最后是一个全连接层。这种架构被提出之后，有人相继提出了一些更佳的变体，Top-5错误率从开始的26%降到了3%。经典的CNN架构介绍如表1-1所示：</w:t>
      </w:r>
    </w:p>
    <w:p w14:paraId="22807EDA" w14:textId="77777777" w:rsidR="00593031" w:rsidRPr="00045A49" w:rsidRDefault="00593031" w:rsidP="00593031">
      <w:pPr>
        <w:autoSpaceDN w:val="0"/>
        <w:spacing w:before="75" w:line="440" w:lineRule="exact"/>
        <w:ind w:firstLineChars="48" w:firstLine="101"/>
        <w:jc w:val="center"/>
        <w:rPr>
          <w:rFonts w:ascii="宋体" w:hAnsi="宋体"/>
          <w:szCs w:val="21"/>
        </w:rPr>
      </w:pPr>
      <w:r w:rsidRPr="00045A49">
        <w:rPr>
          <w:rFonts w:ascii="宋体" w:hAnsi="宋体" w:hint="eastAsia"/>
          <w:szCs w:val="21"/>
        </w:rPr>
        <w:t>表1-1</w:t>
      </w:r>
      <w:r w:rsidRPr="00045A49">
        <w:rPr>
          <w:rFonts w:ascii="宋体" w:hAnsi="宋体"/>
          <w:szCs w:val="21"/>
        </w:rPr>
        <w:t xml:space="preserve"> </w:t>
      </w:r>
      <w:r w:rsidRPr="00045A49">
        <w:rPr>
          <w:rFonts w:ascii="宋体" w:hAnsi="宋体" w:hint="eastAsia"/>
          <w:szCs w:val="21"/>
        </w:rPr>
        <w:t>经典CNN架构介绍</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1056"/>
        <w:gridCol w:w="1550"/>
        <w:gridCol w:w="3878"/>
      </w:tblGrid>
      <w:tr w:rsidR="00593031" w:rsidRPr="00045A49" w14:paraId="27B2F2BB" w14:textId="77777777" w:rsidTr="00573394">
        <w:tc>
          <w:tcPr>
            <w:tcW w:w="2116" w:type="dxa"/>
            <w:shd w:val="clear" w:color="auto" w:fill="auto"/>
          </w:tcPr>
          <w:p w14:paraId="368F4411" w14:textId="77777777" w:rsidR="00593031" w:rsidRPr="00045A49" w:rsidRDefault="00593031" w:rsidP="00573394">
            <w:pPr>
              <w:autoSpaceDN w:val="0"/>
              <w:spacing w:before="75" w:line="440" w:lineRule="exact"/>
              <w:jc w:val="center"/>
              <w:rPr>
                <w:rFonts w:ascii="宋体" w:hAnsi="宋体"/>
                <w:szCs w:val="21"/>
              </w:rPr>
            </w:pPr>
          </w:p>
        </w:tc>
        <w:tc>
          <w:tcPr>
            <w:tcW w:w="978" w:type="dxa"/>
            <w:shd w:val="clear" w:color="auto" w:fill="auto"/>
          </w:tcPr>
          <w:p w14:paraId="313315F8"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提出时间</w:t>
            </w:r>
          </w:p>
        </w:tc>
        <w:tc>
          <w:tcPr>
            <w:tcW w:w="1550" w:type="dxa"/>
            <w:shd w:val="clear" w:color="auto" w:fill="auto"/>
          </w:tcPr>
          <w:p w14:paraId="0FDEA41D"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Top-5错误率</w:t>
            </w:r>
          </w:p>
        </w:tc>
        <w:tc>
          <w:tcPr>
            <w:tcW w:w="3878" w:type="dxa"/>
            <w:shd w:val="clear" w:color="auto" w:fill="auto"/>
          </w:tcPr>
          <w:p w14:paraId="6B4A97EB"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重点技术</w:t>
            </w:r>
          </w:p>
        </w:tc>
      </w:tr>
      <w:tr w:rsidR="00593031" w:rsidRPr="00045A49" w14:paraId="0C025C67" w14:textId="77777777" w:rsidTr="00573394">
        <w:tc>
          <w:tcPr>
            <w:tcW w:w="2116" w:type="dxa"/>
            <w:shd w:val="clear" w:color="auto" w:fill="auto"/>
            <w:vAlign w:val="center"/>
          </w:tcPr>
          <w:p w14:paraId="1716BA31"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LeNet-5</w:t>
            </w:r>
          </w:p>
        </w:tc>
        <w:tc>
          <w:tcPr>
            <w:tcW w:w="978" w:type="dxa"/>
            <w:shd w:val="clear" w:color="auto" w:fill="auto"/>
            <w:vAlign w:val="center"/>
          </w:tcPr>
          <w:p w14:paraId="5DF19D80"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1</w:t>
            </w:r>
            <w:r w:rsidRPr="00045A49">
              <w:rPr>
                <w:rFonts w:ascii="宋体" w:hAnsi="宋体"/>
                <w:szCs w:val="21"/>
              </w:rPr>
              <w:t>998</w:t>
            </w:r>
          </w:p>
        </w:tc>
        <w:tc>
          <w:tcPr>
            <w:tcW w:w="1550" w:type="dxa"/>
            <w:shd w:val="clear" w:color="auto" w:fill="auto"/>
            <w:vAlign w:val="center"/>
          </w:tcPr>
          <w:p w14:paraId="19341E14"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w:t>
            </w:r>
          </w:p>
        </w:tc>
        <w:tc>
          <w:tcPr>
            <w:tcW w:w="3878" w:type="dxa"/>
            <w:shd w:val="clear" w:color="auto" w:fill="auto"/>
          </w:tcPr>
          <w:p w14:paraId="7F72B24A"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使用tanh激活函数；</w:t>
            </w:r>
          </w:p>
          <w:p w14:paraId="6E2EB698"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池化层的每个神经元计算输入值，将结果乘以可学习系数并添加偏执参</w:t>
            </w:r>
            <w:r w:rsidRPr="00045A49">
              <w:rPr>
                <w:rFonts w:ascii="宋体" w:hAnsi="宋体" w:hint="eastAsia"/>
                <w:szCs w:val="21"/>
              </w:rPr>
              <w:lastRenderedPageBreak/>
              <w:t>数；</w:t>
            </w:r>
          </w:p>
          <w:p w14:paraId="111FCCD9"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稀疏连接。</w:t>
            </w:r>
          </w:p>
        </w:tc>
      </w:tr>
      <w:tr w:rsidR="00593031" w:rsidRPr="00045A49" w14:paraId="1944401D" w14:textId="77777777" w:rsidTr="00573394">
        <w:tc>
          <w:tcPr>
            <w:tcW w:w="2116" w:type="dxa"/>
            <w:shd w:val="clear" w:color="auto" w:fill="auto"/>
          </w:tcPr>
          <w:p w14:paraId="519F9E67"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lastRenderedPageBreak/>
              <w:t>A</w:t>
            </w:r>
            <w:r w:rsidRPr="00045A49">
              <w:rPr>
                <w:rFonts w:ascii="宋体" w:hAnsi="宋体"/>
                <w:szCs w:val="21"/>
              </w:rPr>
              <w:t>lexNet</w:t>
            </w:r>
          </w:p>
        </w:tc>
        <w:tc>
          <w:tcPr>
            <w:tcW w:w="978" w:type="dxa"/>
            <w:shd w:val="clear" w:color="auto" w:fill="auto"/>
          </w:tcPr>
          <w:p w14:paraId="738CBE17"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2012</w:t>
            </w:r>
          </w:p>
        </w:tc>
        <w:tc>
          <w:tcPr>
            <w:tcW w:w="1550" w:type="dxa"/>
            <w:shd w:val="clear" w:color="auto" w:fill="auto"/>
          </w:tcPr>
          <w:p w14:paraId="79656F0A"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17%</w:t>
            </w:r>
          </w:p>
        </w:tc>
        <w:tc>
          <w:tcPr>
            <w:tcW w:w="3878" w:type="dxa"/>
            <w:shd w:val="clear" w:color="auto" w:fill="auto"/>
          </w:tcPr>
          <w:p w14:paraId="4361C80C" w14:textId="77777777" w:rsidR="00593031" w:rsidRPr="00045A49" w:rsidRDefault="00593031" w:rsidP="00573394">
            <w:pPr>
              <w:autoSpaceDN w:val="0"/>
              <w:spacing w:before="75" w:line="440" w:lineRule="exact"/>
              <w:rPr>
                <w:rFonts w:ascii="宋体" w:hAnsi="宋体"/>
                <w:szCs w:val="21"/>
              </w:rPr>
            </w:pPr>
            <w:r w:rsidRPr="00045A49">
              <w:rPr>
                <w:rFonts w:ascii="宋体" w:hAnsi="宋体" w:hint="eastAsia"/>
                <w:szCs w:val="21"/>
              </w:rPr>
              <w:t>本地相应归一化（LRN）</w:t>
            </w:r>
          </w:p>
        </w:tc>
      </w:tr>
      <w:tr w:rsidR="00593031" w:rsidRPr="00045A49" w14:paraId="5996ABCF" w14:textId="77777777" w:rsidTr="00573394">
        <w:tc>
          <w:tcPr>
            <w:tcW w:w="2116" w:type="dxa"/>
            <w:shd w:val="clear" w:color="auto" w:fill="auto"/>
          </w:tcPr>
          <w:p w14:paraId="6A5C6483"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G</w:t>
            </w:r>
            <w:r w:rsidRPr="00045A49">
              <w:rPr>
                <w:rFonts w:ascii="宋体" w:hAnsi="宋体"/>
                <w:szCs w:val="21"/>
              </w:rPr>
              <w:t>oogleNet</w:t>
            </w:r>
          </w:p>
        </w:tc>
        <w:tc>
          <w:tcPr>
            <w:tcW w:w="978" w:type="dxa"/>
            <w:shd w:val="clear" w:color="auto" w:fill="auto"/>
          </w:tcPr>
          <w:p w14:paraId="7588D678"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2014</w:t>
            </w:r>
          </w:p>
        </w:tc>
        <w:tc>
          <w:tcPr>
            <w:tcW w:w="1550" w:type="dxa"/>
            <w:shd w:val="clear" w:color="auto" w:fill="auto"/>
          </w:tcPr>
          <w:p w14:paraId="1D98B47B"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5%</w:t>
            </w:r>
          </w:p>
        </w:tc>
        <w:tc>
          <w:tcPr>
            <w:tcW w:w="3878" w:type="dxa"/>
            <w:shd w:val="clear" w:color="auto" w:fill="auto"/>
          </w:tcPr>
          <w:p w14:paraId="065081F8"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初始化模块</w:t>
            </w:r>
          </w:p>
        </w:tc>
      </w:tr>
      <w:tr w:rsidR="00593031" w:rsidRPr="00045A49" w14:paraId="297469C0" w14:textId="77777777" w:rsidTr="00573394">
        <w:tc>
          <w:tcPr>
            <w:tcW w:w="2116" w:type="dxa"/>
            <w:shd w:val="clear" w:color="auto" w:fill="auto"/>
          </w:tcPr>
          <w:p w14:paraId="0449FE31"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R</w:t>
            </w:r>
            <w:r w:rsidRPr="00045A49">
              <w:rPr>
                <w:rFonts w:ascii="宋体" w:hAnsi="宋体"/>
                <w:szCs w:val="21"/>
              </w:rPr>
              <w:t>esNet</w:t>
            </w:r>
          </w:p>
        </w:tc>
        <w:tc>
          <w:tcPr>
            <w:tcW w:w="978" w:type="dxa"/>
            <w:shd w:val="clear" w:color="auto" w:fill="auto"/>
          </w:tcPr>
          <w:p w14:paraId="25A9570C"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2015</w:t>
            </w:r>
          </w:p>
        </w:tc>
        <w:tc>
          <w:tcPr>
            <w:tcW w:w="1550" w:type="dxa"/>
            <w:shd w:val="clear" w:color="auto" w:fill="auto"/>
          </w:tcPr>
          <w:p w14:paraId="6C7D3881" w14:textId="77777777" w:rsidR="00593031" w:rsidRPr="00045A49" w:rsidRDefault="00593031" w:rsidP="00573394">
            <w:pPr>
              <w:autoSpaceDN w:val="0"/>
              <w:spacing w:before="75" w:line="440" w:lineRule="exact"/>
              <w:jc w:val="center"/>
              <w:rPr>
                <w:rFonts w:ascii="宋体" w:hAnsi="宋体"/>
                <w:szCs w:val="21"/>
              </w:rPr>
            </w:pPr>
            <w:r w:rsidRPr="00045A49">
              <w:rPr>
                <w:rFonts w:ascii="宋体" w:hAnsi="宋体" w:hint="eastAsia"/>
                <w:szCs w:val="21"/>
              </w:rPr>
              <w:t>3.6%</w:t>
            </w:r>
          </w:p>
        </w:tc>
        <w:tc>
          <w:tcPr>
            <w:tcW w:w="3878" w:type="dxa"/>
            <w:shd w:val="clear" w:color="auto" w:fill="auto"/>
          </w:tcPr>
          <w:p w14:paraId="1AEDA234" w14:textId="77777777" w:rsidR="00593031" w:rsidRPr="00045A49" w:rsidRDefault="00593031" w:rsidP="00573394">
            <w:pPr>
              <w:autoSpaceDN w:val="0"/>
              <w:spacing w:before="75" w:line="440" w:lineRule="exact"/>
              <w:jc w:val="left"/>
              <w:rPr>
                <w:rFonts w:ascii="宋体" w:hAnsi="宋体"/>
                <w:szCs w:val="21"/>
              </w:rPr>
            </w:pPr>
            <w:r w:rsidRPr="00045A49">
              <w:rPr>
                <w:rFonts w:ascii="宋体" w:hAnsi="宋体" w:hint="eastAsia"/>
                <w:szCs w:val="21"/>
              </w:rPr>
              <w:t>快捷链接、残差学习</w:t>
            </w:r>
          </w:p>
        </w:tc>
      </w:tr>
    </w:tbl>
    <w:p w14:paraId="7209C1D0" w14:textId="5C8FBF8D" w:rsidR="00593031" w:rsidRPr="00695C69" w:rsidRDefault="00593031" w:rsidP="00593031">
      <w:pPr>
        <w:rPr>
          <w:rFonts w:ascii="宋体" w:hAnsi="宋体"/>
        </w:rPr>
      </w:pPr>
      <w:r w:rsidRPr="00695C69">
        <w:rPr>
          <w:rFonts w:ascii="宋体" w:hAnsi="宋体"/>
        </w:rPr>
        <w:t>CNN结构越来越复杂，于是谷歌提出了Nasnet来自动用Reinforcement Learning 去search一个优化的结构。Nas是目前CV界一个主流的方向，自动寻找出最好的结构，以及给定参数数量/运算量下最好的结构，是</w:t>
      </w:r>
      <w:r w:rsidRPr="00695C69">
        <w:rPr>
          <w:rFonts w:ascii="宋体" w:hAnsi="宋体" w:hint="eastAsia"/>
        </w:rPr>
        <w:t>当时</w:t>
      </w:r>
      <w:r w:rsidRPr="00695C69">
        <w:rPr>
          <w:rFonts w:ascii="宋体" w:hAnsi="宋体"/>
        </w:rPr>
        <w:t>图像识别的发展方向。</w:t>
      </w:r>
      <w:r w:rsidRPr="00695C69">
        <w:rPr>
          <w:rFonts w:ascii="宋体" w:hAnsi="宋体" w:hint="eastAsia"/>
        </w:rPr>
        <w:t>然而，2019年2月，瑞士学者</w:t>
      </w:r>
      <w:hyperlink r:id="rId18" w:history="1">
        <w:r w:rsidRPr="00695C69">
          <w:rPr>
            <w:rFonts w:ascii="宋体" w:hAnsi="宋体"/>
          </w:rPr>
          <w:t>Kaicheng Yu</w:t>
        </w:r>
      </w:hyperlink>
      <w:r w:rsidRPr="00695C69">
        <w:rPr>
          <w:rFonts w:ascii="宋体" w:hAnsi="宋体"/>
        </w:rPr>
        <w:t>, </w:t>
      </w:r>
      <w:hyperlink r:id="rId19" w:history="1">
        <w:r w:rsidRPr="00695C69">
          <w:rPr>
            <w:rFonts w:ascii="宋体" w:hAnsi="宋体"/>
          </w:rPr>
          <w:t>Christian Sciuto</w:t>
        </w:r>
      </w:hyperlink>
      <w:r w:rsidRPr="00695C69">
        <w:rPr>
          <w:rFonts w:ascii="宋体" w:hAnsi="宋体"/>
        </w:rPr>
        <w:t>, </w:t>
      </w:r>
      <w:hyperlink r:id="rId20" w:history="1">
        <w:r w:rsidRPr="00695C69">
          <w:rPr>
            <w:rFonts w:ascii="宋体" w:hAnsi="宋体"/>
          </w:rPr>
          <w:t>Martin Jaggi</w:t>
        </w:r>
      </w:hyperlink>
      <w:r w:rsidRPr="00695C69">
        <w:rPr>
          <w:rFonts w:ascii="宋体" w:hAnsi="宋体"/>
        </w:rPr>
        <w:t>, </w:t>
      </w:r>
      <w:hyperlink r:id="rId21" w:history="1">
        <w:r w:rsidRPr="00695C69">
          <w:rPr>
            <w:rFonts w:ascii="宋体" w:hAnsi="宋体"/>
          </w:rPr>
          <w:t>Claudiu Musat</w:t>
        </w:r>
      </w:hyperlink>
      <w:r w:rsidRPr="00695C69">
        <w:rPr>
          <w:rFonts w:ascii="宋体" w:hAnsi="宋体"/>
        </w:rPr>
        <w:t>, </w:t>
      </w:r>
      <w:hyperlink r:id="rId22" w:history="1">
        <w:r w:rsidRPr="00695C69">
          <w:rPr>
            <w:rFonts w:ascii="宋体" w:hAnsi="宋体"/>
          </w:rPr>
          <w:t>Mathieu Salzmann</w:t>
        </w:r>
      </w:hyperlink>
      <w:r w:rsidRPr="00695C69">
        <w:rPr>
          <w:rFonts w:ascii="宋体" w:hAnsi="宋体" w:hint="eastAsia"/>
        </w:rPr>
        <w:t>等人发表了一篇题为</w:t>
      </w:r>
      <w:r w:rsidRPr="00695C69">
        <w:rPr>
          <w:rFonts w:ascii="宋体" w:hAnsi="宋体"/>
          <w:color w:val="000000"/>
        </w:rPr>
        <w:t>Evaluating the Search Phase of Neural Architecture Searc</w:t>
      </w:r>
      <w:r w:rsidRPr="00695C69">
        <w:rPr>
          <w:rFonts w:ascii="宋体" w:hAnsi="宋体" w:hint="eastAsia"/>
          <w:color w:val="000000"/>
        </w:rPr>
        <w:t>h</w:t>
      </w:r>
      <w:r w:rsidRPr="00695C69">
        <w:rPr>
          <w:rFonts w:ascii="宋体" w:hAnsi="宋体"/>
          <w:color w:val="000000"/>
        </w:rPr>
        <w:t xml:space="preserve"> [1]</w:t>
      </w:r>
      <w:r w:rsidRPr="00695C69">
        <w:rPr>
          <w:rFonts w:ascii="宋体" w:hAnsi="宋体" w:hint="eastAsia"/>
          <w:color w:val="000000"/>
        </w:rPr>
        <w:t>的论文。论文对Nas和Random方法进行评估得出结论：</w:t>
      </w:r>
      <w:r w:rsidRPr="00695C69">
        <w:rPr>
          <w:rFonts w:ascii="宋体" w:hAnsi="宋体" w:cs="宋体" w:hint="eastAsia"/>
          <w:color w:val="333333"/>
          <w:szCs w:val="21"/>
        </w:rPr>
        <w:t>平均而言，随机策略优于最先进的NAS算法。</w:t>
      </w:r>
    </w:p>
    <w:p w14:paraId="7B5D4B4F" w14:textId="77777777" w:rsidR="00593031" w:rsidRPr="00695C69" w:rsidRDefault="00593031" w:rsidP="00593031">
      <w:pPr>
        <w:rPr>
          <w:rFonts w:ascii="宋体" w:hAnsi="宋体"/>
        </w:rPr>
      </w:pPr>
      <w:r w:rsidRPr="00695C69">
        <w:rPr>
          <w:rFonts w:ascii="宋体" w:hAnsi="宋体" w:hint="eastAsia"/>
        </w:rPr>
        <w:t>为了减少开发人员的工作量，深度学习开发框架开始出现。而众多开发框架中最热门、使用人数最多的当属谷歌的</w:t>
      </w:r>
      <w:r w:rsidRPr="00695C69">
        <w:rPr>
          <w:rFonts w:ascii="宋体" w:hAnsi="宋体"/>
        </w:rPr>
        <w:t>TensorFlow</w:t>
      </w:r>
      <w:r w:rsidRPr="00695C69">
        <w:rPr>
          <w:rFonts w:ascii="宋体" w:hAnsi="宋体" w:hint="eastAsia"/>
        </w:rPr>
        <w:t>。它拥有详细的说明文档和大量开发者，支持GPU和分布式训练，但是和其他框架（如Keras）相比，它的运算速度差强人意。</w:t>
      </w:r>
    </w:p>
    <w:p w14:paraId="451F148E" w14:textId="77777777" w:rsidR="00593031" w:rsidRPr="00695C69" w:rsidRDefault="00593031" w:rsidP="00593031">
      <w:pPr>
        <w:rPr>
          <w:rFonts w:ascii="宋体" w:hAnsi="宋体"/>
        </w:rPr>
      </w:pPr>
      <w:r w:rsidRPr="00695C69">
        <w:rPr>
          <w:rFonts w:ascii="宋体" w:hAnsi="宋体" w:hint="eastAsia"/>
        </w:rPr>
        <w:t>我国的旷视公司从2015年开始，研发属于自己的深度学习框架Brain++。对比国外框架它主要有以下优点：</w:t>
      </w:r>
    </w:p>
    <w:p w14:paraId="546452FE" w14:textId="77777777" w:rsidR="00593031" w:rsidRPr="00695C69" w:rsidRDefault="00593031" w:rsidP="00593031">
      <w:pPr>
        <w:pStyle w:val="af9"/>
        <w:autoSpaceDN w:val="0"/>
        <w:spacing w:before="75" w:line="300" w:lineRule="auto"/>
        <w:ind w:left="101" w:firstLineChars="0" w:firstLine="0"/>
        <w:jc w:val="left"/>
        <w:rPr>
          <w:rFonts w:hAnsi="宋体"/>
        </w:rPr>
      </w:pPr>
      <w:r w:rsidRPr="00695C69">
        <w:rPr>
          <w:rFonts w:hAnsi="宋体" w:hint="eastAsia"/>
        </w:rPr>
        <w:t>1）动静合一。静态图容易部署，但是它没有办法实时调试，开发人员将浪费大量时间和精力调试；动态图可以即时调试，但是部署起来很困难。而Brain++可以在程序中随时进行动态图与静态图的转换，将二者的优点结合。</w:t>
      </w:r>
    </w:p>
    <w:p w14:paraId="27D0B816" w14:textId="77777777" w:rsidR="00593031" w:rsidRPr="00695C69" w:rsidRDefault="00593031" w:rsidP="00593031">
      <w:pPr>
        <w:pStyle w:val="af9"/>
        <w:autoSpaceDN w:val="0"/>
        <w:spacing w:before="75" w:line="300" w:lineRule="auto"/>
        <w:ind w:left="101" w:firstLineChars="0" w:firstLine="0"/>
        <w:jc w:val="left"/>
        <w:rPr>
          <w:rFonts w:hAnsi="宋体"/>
        </w:rPr>
      </w:pPr>
      <w:r w:rsidRPr="00695C69">
        <w:rPr>
          <w:rFonts w:hAnsi="宋体" w:hint="eastAsia"/>
        </w:rPr>
        <w:t>2）灵活高效。使用高性能算子和高效的内存优化策略。内置算法选择，智能适配设备。</w:t>
      </w:r>
    </w:p>
    <w:p w14:paraId="0D32E75B" w14:textId="77777777" w:rsidR="00593031" w:rsidRPr="00695C69" w:rsidRDefault="00593031" w:rsidP="00593031">
      <w:pPr>
        <w:pStyle w:val="af9"/>
        <w:autoSpaceDN w:val="0"/>
        <w:spacing w:before="75" w:line="300" w:lineRule="auto"/>
        <w:ind w:left="101" w:firstLineChars="0" w:firstLine="0"/>
        <w:jc w:val="left"/>
        <w:rPr>
          <w:rFonts w:hAnsi="宋体"/>
        </w:rPr>
      </w:pPr>
      <w:r w:rsidRPr="00695C69">
        <w:rPr>
          <w:rFonts w:hAnsi="宋体" w:hint="eastAsia"/>
        </w:rPr>
        <w:t>3）训练推理一体。</w:t>
      </w:r>
      <w:r w:rsidRPr="00695C69">
        <w:rPr>
          <w:rFonts w:hAnsi="宋体"/>
        </w:rPr>
        <w:t>从训练到推理，无需模型转化，精度损失最小化</w:t>
      </w:r>
      <w:r w:rsidRPr="00695C69">
        <w:rPr>
          <w:rFonts w:hAnsi="宋体" w:hint="eastAsia"/>
        </w:rPr>
        <w:t>。</w:t>
      </w:r>
    </w:p>
    <w:p w14:paraId="74E24CD8" w14:textId="77777777" w:rsidR="00593031" w:rsidRPr="00695C69" w:rsidRDefault="00593031" w:rsidP="00593031">
      <w:pPr>
        <w:autoSpaceDN w:val="0"/>
        <w:spacing w:before="75"/>
        <w:ind w:left="101"/>
        <w:jc w:val="left"/>
        <w:rPr>
          <w:rFonts w:ascii="宋体" w:hAnsi="宋体"/>
        </w:rPr>
      </w:pPr>
      <w:r w:rsidRPr="00695C69">
        <w:rPr>
          <w:rFonts w:ascii="宋体" w:hAnsi="宋体" w:hint="eastAsia"/>
        </w:rPr>
        <w:t>Brain++于2020年3月25日正式宣布开源，但是它目前只能在Linux系统上进行开发，如果使用Window系统的Linux虚拟机，将不支持GPU计算。</w:t>
      </w:r>
    </w:p>
    <w:p w14:paraId="28AB02EA" w14:textId="77777777" w:rsidR="00593031" w:rsidRPr="00695C69" w:rsidRDefault="00593031" w:rsidP="00593031">
      <w:pPr>
        <w:autoSpaceDN w:val="0"/>
        <w:spacing w:before="75"/>
        <w:ind w:left="101"/>
        <w:jc w:val="left"/>
        <w:rPr>
          <w:rFonts w:ascii="宋体" w:hAnsi="宋体"/>
        </w:rPr>
      </w:pPr>
      <w:r w:rsidRPr="00695C69">
        <w:rPr>
          <w:rFonts w:ascii="宋体" w:hAnsi="宋体" w:hint="eastAsia"/>
        </w:rPr>
        <w:t xml:space="preserve"> </w:t>
      </w:r>
      <w:r w:rsidRPr="00695C69">
        <w:rPr>
          <w:rFonts w:ascii="宋体" w:hAnsi="宋体"/>
        </w:rPr>
        <w:t xml:space="preserve">   </w:t>
      </w:r>
      <w:r w:rsidRPr="00695C69">
        <w:rPr>
          <w:rFonts w:ascii="宋体" w:hAnsi="宋体" w:hint="eastAsia"/>
        </w:rPr>
        <w:t>机器学习目前仍存在一些问题需要解决。如它现在虽然能对具体的问题予以解决，但是没有人类“举一反三”的能力，也就是说它的普适性差；再比如，对复杂问题难以进行有效的逻辑推理；再如，虽然它可以进行简单自然语言处理。但是无法像人一样理解一整段话，甚至整篇文章的中心思想与深刻含义；再如，它无法像人类一样自动过滤掉噪声干扰，举例来说，即使一张图片打了轻微马赛克，人类仍能够将画面脑补全，从而精确识别，但是机器做不到，机器会把打了马赛克的图片和没打马赛克的图片识别为完全不同的物品；再比如，人类视觉有相对坐标系，把一张图片翻转，平移，镜像处理后，人类仍然能够认出图片中的物体，而目前机器学习不具备这种通过坐标变换进行泛化的能力。</w:t>
      </w:r>
    </w:p>
    <w:p w14:paraId="75E4BC82" w14:textId="77777777" w:rsidR="00593031" w:rsidRDefault="00593031" w:rsidP="00593031"/>
    <w:p w14:paraId="0A8CD26D" w14:textId="2B02BCCB" w:rsidR="00045A49" w:rsidRDefault="00045A49" w:rsidP="00045A49">
      <w:pPr>
        <w:pStyle w:val="2"/>
        <w:spacing w:before="156" w:after="156"/>
        <w:ind w:left="105"/>
      </w:pPr>
      <w:bookmarkStart w:id="8" w:name="_Toc390431622"/>
      <w:bookmarkStart w:id="9" w:name="_Toc39414412"/>
      <w:bookmarkStart w:id="10" w:name="_Toc40809113"/>
      <w:r w:rsidRPr="00045A49">
        <w:rPr>
          <w:rFonts w:hint="eastAsia"/>
        </w:rPr>
        <w:lastRenderedPageBreak/>
        <w:t>1.3</w:t>
      </w:r>
      <w:r w:rsidRPr="00045A49">
        <w:rPr>
          <w:rFonts w:hint="eastAsia"/>
        </w:rPr>
        <w:t>课题的意义和主要内容</w:t>
      </w:r>
      <w:bookmarkEnd w:id="8"/>
      <w:bookmarkEnd w:id="9"/>
      <w:bookmarkEnd w:id="10"/>
    </w:p>
    <w:p w14:paraId="48BAB1CD" w14:textId="77777777" w:rsidR="00045A49" w:rsidRDefault="00045A49" w:rsidP="00045A49">
      <w:pPr>
        <w:rPr>
          <w:shd w:val="clear" w:color="auto" w:fill="FFFFFF"/>
        </w:rPr>
      </w:pPr>
      <w:r>
        <w:rPr>
          <w:rFonts w:hint="eastAsia"/>
          <w:shd w:val="clear" w:color="auto" w:fill="FFFFFF"/>
        </w:rPr>
        <w:t>本系统基于大量的车型数据训练得到车辆分类模型，将摄像头捕捉到的车辆图片输入到模型当中，即可通过模型预测车辆的型号、价格等信息。可应用于智能车辆卡口、拍照识车、二手车交易等。</w:t>
      </w:r>
    </w:p>
    <w:p w14:paraId="3D43E6E1" w14:textId="4C79817F" w:rsidR="00045A49" w:rsidRDefault="00045A49" w:rsidP="00045A49">
      <w:pPr>
        <w:rPr>
          <w:shd w:val="clear" w:color="auto" w:fill="FFFFFF"/>
        </w:rPr>
      </w:pPr>
      <w:r>
        <w:rPr>
          <w:rFonts w:hint="eastAsia"/>
          <w:shd w:val="clear" w:color="auto" w:fill="FFFFFF"/>
        </w:rPr>
        <w:t>本系统可分为图像捕捉、图像识别模型训练、车辆价格预测模型训练三部分。图像捕捉意在捕捉静止或运动的图像，将其传给图像识别模型。将其与图像识别模块分开也可以实现文件读取方式传入图像，增加系统灵活性。图像识别模型训练模块作用为训练出识别车辆的厂家与型号的模型。</w:t>
      </w:r>
    </w:p>
    <w:p w14:paraId="2E29C181" w14:textId="77777777" w:rsidR="00285C43" w:rsidRPr="00285C43" w:rsidRDefault="00285C43" w:rsidP="00285C43">
      <w:pPr>
        <w:pStyle w:val="2"/>
        <w:spacing w:before="156" w:after="156"/>
        <w:ind w:left="105"/>
      </w:pPr>
      <w:bookmarkStart w:id="11" w:name="_Toc390431623"/>
      <w:bookmarkStart w:id="12" w:name="_Toc39414413"/>
      <w:bookmarkStart w:id="13" w:name="_Hlk40726532"/>
      <w:bookmarkStart w:id="14" w:name="_Toc40809114"/>
      <w:r w:rsidRPr="00285C43">
        <w:rPr>
          <w:rFonts w:hint="eastAsia"/>
        </w:rPr>
        <w:t xml:space="preserve">1.4 </w:t>
      </w:r>
      <w:r w:rsidRPr="00285C43">
        <w:rPr>
          <w:rFonts w:hint="eastAsia"/>
        </w:rPr>
        <w:t>论文的组织结构</w:t>
      </w:r>
      <w:bookmarkEnd w:id="11"/>
      <w:bookmarkEnd w:id="12"/>
      <w:bookmarkEnd w:id="14"/>
    </w:p>
    <w:p w14:paraId="12F14350" w14:textId="77777777" w:rsidR="00285C43" w:rsidRPr="00135596" w:rsidRDefault="00285C43" w:rsidP="00285C43">
      <w:r w:rsidRPr="00135596">
        <w:rPr>
          <w:rFonts w:hint="eastAsia"/>
        </w:rPr>
        <w:t>全文的内容做了如下安排：</w:t>
      </w:r>
    </w:p>
    <w:p w14:paraId="4CB0188C" w14:textId="77777777" w:rsidR="00285C43" w:rsidRPr="00135596" w:rsidRDefault="00285C43" w:rsidP="00285C43">
      <w:r w:rsidRPr="00135596">
        <w:rPr>
          <w:rFonts w:hint="eastAsia"/>
        </w:rPr>
        <w:t>第一章：绪论。主要介绍了</w:t>
      </w:r>
      <w:r>
        <w:rPr>
          <w:rFonts w:hint="eastAsia"/>
        </w:rPr>
        <w:t>车型识别</w:t>
      </w:r>
      <w:r w:rsidRPr="00135596">
        <w:rPr>
          <w:rFonts w:hint="eastAsia"/>
        </w:rPr>
        <w:t>系统的课题研究背景，国内外研究现状和发展前景，主要的研究内容和论文的组织形式。</w:t>
      </w:r>
    </w:p>
    <w:p w14:paraId="1AAA8D73" w14:textId="77777777" w:rsidR="00285C43" w:rsidRPr="00135596" w:rsidRDefault="00285C43" w:rsidP="00285C43">
      <w:r w:rsidRPr="00135596">
        <w:rPr>
          <w:rFonts w:hint="eastAsia"/>
        </w:rPr>
        <w:t>第二章：</w:t>
      </w:r>
      <w:r>
        <w:rPr>
          <w:rFonts w:hint="eastAsia"/>
        </w:rPr>
        <w:t>机器学习与机器学习框架概述</w:t>
      </w:r>
      <w:r w:rsidRPr="00135596">
        <w:rPr>
          <w:rFonts w:hint="eastAsia"/>
        </w:rPr>
        <w:t>。主要介绍</w:t>
      </w:r>
      <w:r>
        <w:rPr>
          <w:rFonts w:hint="eastAsia"/>
        </w:rPr>
        <w:t>什么是机器学习</w:t>
      </w:r>
      <w:r w:rsidRPr="00135596">
        <w:rPr>
          <w:rFonts w:hint="eastAsia"/>
        </w:rPr>
        <w:t>，</w:t>
      </w:r>
      <w:r>
        <w:rPr>
          <w:rFonts w:hint="eastAsia"/>
        </w:rPr>
        <w:t>机器学习与深度学习</w:t>
      </w:r>
      <w:r w:rsidRPr="00135596">
        <w:rPr>
          <w:rFonts w:hint="eastAsia"/>
        </w:rPr>
        <w:t>，</w:t>
      </w:r>
      <w:r>
        <w:rPr>
          <w:rFonts w:hint="eastAsia"/>
        </w:rPr>
        <w:t>机器学习的应用与未来，</w:t>
      </w:r>
      <w:r>
        <w:rPr>
          <w:rFonts w:hint="eastAsia"/>
        </w:rPr>
        <w:t>tensorflow</w:t>
      </w:r>
      <w:r>
        <w:rPr>
          <w:rFonts w:hint="eastAsia"/>
        </w:rPr>
        <w:t>的概念与发展，</w:t>
      </w:r>
      <w:r>
        <w:rPr>
          <w:rFonts w:hint="eastAsia"/>
        </w:rPr>
        <w:t>YOLO</w:t>
      </w:r>
      <w:r>
        <w:rPr>
          <w:rFonts w:hint="eastAsia"/>
        </w:rPr>
        <w:t>与</w:t>
      </w:r>
      <w:r>
        <w:rPr>
          <w:rFonts w:hint="eastAsia"/>
        </w:rPr>
        <w:t>darknet</w:t>
      </w:r>
      <w:r>
        <w:rPr>
          <w:rFonts w:hint="eastAsia"/>
        </w:rPr>
        <w:t>的原理与优点</w:t>
      </w:r>
      <w:r w:rsidRPr="00135596">
        <w:rPr>
          <w:rFonts w:hint="eastAsia"/>
        </w:rPr>
        <w:t>。</w:t>
      </w:r>
    </w:p>
    <w:p w14:paraId="1C013F69" w14:textId="77777777" w:rsidR="00285C43" w:rsidRPr="00135596" w:rsidRDefault="00285C43" w:rsidP="00285C43">
      <w:r w:rsidRPr="00135596">
        <w:rPr>
          <w:rFonts w:hint="eastAsia"/>
        </w:rPr>
        <w:t>第三章：</w:t>
      </w:r>
      <w:r w:rsidRPr="00135596">
        <w:rPr>
          <w:rFonts w:hint="eastAsia"/>
          <w:szCs w:val="24"/>
        </w:rPr>
        <w:t>主要内容为</w:t>
      </w:r>
      <w:r>
        <w:rPr>
          <w:rFonts w:hint="eastAsia"/>
          <w:szCs w:val="24"/>
        </w:rPr>
        <w:t>本系统的设计框架与需求分析以及开发环境的搭建</w:t>
      </w:r>
      <w:r w:rsidRPr="00135596">
        <w:rPr>
          <w:rFonts w:hint="eastAsia"/>
          <w:szCs w:val="24"/>
        </w:rPr>
        <w:t>。</w:t>
      </w:r>
    </w:p>
    <w:p w14:paraId="76EA4F52" w14:textId="77777777" w:rsidR="00285C43" w:rsidRPr="00135596" w:rsidRDefault="00285C43" w:rsidP="00285C43">
      <w:pPr>
        <w:rPr>
          <w:szCs w:val="24"/>
        </w:rPr>
      </w:pPr>
      <w:r w:rsidRPr="00135596">
        <w:rPr>
          <w:rFonts w:hint="eastAsia"/>
        </w:rPr>
        <w:t>第四章：</w:t>
      </w:r>
      <w:r w:rsidRPr="00135596">
        <w:rPr>
          <w:rFonts w:hint="eastAsia"/>
          <w:szCs w:val="24"/>
        </w:rPr>
        <w:t>本章</w:t>
      </w:r>
      <w:r>
        <w:rPr>
          <w:rFonts w:hint="eastAsia"/>
          <w:szCs w:val="24"/>
        </w:rPr>
        <w:t>详细介绍了本系统三个不同版本的软件设计思路与部分具体实现</w:t>
      </w:r>
      <w:r w:rsidRPr="00135596">
        <w:rPr>
          <w:rFonts w:hint="eastAsia"/>
          <w:szCs w:val="24"/>
        </w:rPr>
        <w:t>。</w:t>
      </w:r>
    </w:p>
    <w:p w14:paraId="15F1F520" w14:textId="77777777" w:rsidR="00285C43" w:rsidRDefault="00285C43" w:rsidP="00285C43">
      <w:pPr>
        <w:rPr>
          <w:szCs w:val="32"/>
        </w:rPr>
      </w:pPr>
      <w:r w:rsidRPr="00135596">
        <w:rPr>
          <w:rFonts w:hint="eastAsia"/>
        </w:rPr>
        <w:t>第五章：</w:t>
      </w:r>
      <w:r w:rsidRPr="00135596">
        <w:rPr>
          <w:rFonts w:hint="eastAsia"/>
          <w:szCs w:val="32"/>
        </w:rPr>
        <w:t>本章主要内容为系统各模块的调试和</w:t>
      </w:r>
      <w:r>
        <w:rPr>
          <w:rFonts w:hint="eastAsia"/>
          <w:szCs w:val="32"/>
        </w:rPr>
        <w:t>测试结果展示。</w:t>
      </w:r>
    </w:p>
    <w:p w14:paraId="6C69B3F5" w14:textId="7E559BAC" w:rsidR="00285C43" w:rsidRPr="00F4396E" w:rsidRDefault="00285C43" w:rsidP="00285C43">
      <w:pPr>
        <w:rPr>
          <w:lang w:val="x-none" w:eastAsia="x-none"/>
        </w:rPr>
      </w:pPr>
      <w:r>
        <w:rPr>
          <w:rFonts w:hint="eastAsia"/>
          <w:szCs w:val="32"/>
        </w:rPr>
        <w:t>第六章：本章对全文进行了简要总结，并展望其在未来得到发展方向与愿景</w:t>
      </w:r>
      <w:bookmarkEnd w:id="13"/>
    </w:p>
    <w:p w14:paraId="0320177E" w14:textId="77777777" w:rsidR="00045A49" w:rsidRDefault="00045A49" w:rsidP="00593031">
      <w:pPr>
        <w:rPr>
          <w:lang w:val="x-none"/>
        </w:rPr>
      </w:pPr>
    </w:p>
    <w:p w14:paraId="10427055" w14:textId="19E1B66C" w:rsidR="005A728B" w:rsidRPr="00045A49" w:rsidRDefault="005A728B" w:rsidP="00593031">
      <w:pPr>
        <w:rPr>
          <w:lang w:val="x-none"/>
        </w:rPr>
        <w:sectPr w:rsidR="005A728B" w:rsidRPr="00045A49" w:rsidSect="00B92DAD">
          <w:headerReference w:type="even" r:id="rId23"/>
          <w:headerReference w:type="default" r:id="rId24"/>
          <w:footerReference w:type="even" r:id="rId25"/>
          <w:footerReference w:type="default" r:id="rId26"/>
          <w:pgSz w:w="11906" w:h="16838"/>
          <w:pgMar w:top="1418" w:right="1134" w:bottom="1418" w:left="1701" w:header="851" w:footer="850" w:gutter="0"/>
          <w:pgNumType w:start="1"/>
          <w:cols w:space="425"/>
          <w:docGrid w:type="lines" w:linePitch="312"/>
        </w:sectPr>
      </w:pPr>
    </w:p>
    <w:p w14:paraId="2D0224A6" w14:textId="0A16E174" w:rsidR="005A728B" w:rsidRDefault="006877A9" w:rsidP="005A728B">
      <w:pPr>
        <w:pStyle w:val="1"/>
      </w:pPr>
      <w:bookmarkStart w:id="15" w:name="_Ref40012339"/>
      <w:bookmarkStart w:id="16" w:name="_Toc40809115"/>
      <w:r w:rsidRPr="00E45B01">
        <w:rPr>
          <w:rFonts w:cs="Times New Roman"/>
        </w:rPr>
        <w:lastRenderedPageBreak/>
        <w:t>第二章</w:t>
      </w:r>
      <w:r w:rsidRPr="00E45B01">
        <w:rPr>
          <w:rFonts w:cs="Times New Roman"/>
        </w:rPr>
        <w:t xml:space="preserve"> </w:t>
      </w:r>
      <w:bookmarkEnd w:id="15"/>
      <w:r w:rsidR="005A728B" w:rsidRPr="005A728B">
        <w:rPr>
          <w:rFonts w:hint="eastAsia"/>
        </w:rPr>
        <w:t>机器学习与机器学习框架概述</w:t>
      </w:r>
      <w:bookmarkEnd w:id="16"/>
    </w:p>
    <w:p w14:paraId="2AD3CDBF" w14:textId="14EA24B5" w:rsidR="005A728B" w:rsidRPr="005A728B" w:rsidRDefault="005A728B" w:rsidP="005A728B">
      <w:pPr>
        <w:spacing w:before="100" w:beforeAutospacing="1" w:after="100" w:afterAutospacing="1"/>
        <w:jc w:val="left"/>
      </w:pPr>
      <w:r w:rsidRPr="00695C69">
        <w:rPr>
          <w:rFonts w:ascii="宋体" w:hAnsi="宋体" w:hint="eastAsia"/>
          <w:szCs w:val="24"/>
        </w:rPr>
        <w:t>本章的主要内容分为机器学习的介绍与TensorFlow的概述两个部分。第一部分介绍了机器学习技术的发展与应用。第二部分描述了TensorFlow的概念和特点，以及目前的应用。</w:t>
      </w:r>
    </w:p>
    <w:p w14:paraId="018F25DE" w14:textId="49544E5D" w:rsidR="006877A9" w:rsidRPr="00E45B01" w:rsidRDefault="006877A9" w:rsidP="00AC4E5C">
      <w:pPr>
        <w:pStyle w:val="2"/>
        <w:spacing w:before="156" w:after="156"/>
        <w:ind w:left="105"/>
        <w:rPr>
          <w:rFonts w:cs="Times New Roman"/>
        </w:rPr>
      </w:pPr>
      <w:bookmarkStart w:id="17" w:name="_Toc40809116"/>
      <w:r w:rsidRPr="00E45B01">
        <w:rPr>
          <w:rFonts w:cs="Times New Roman"/>
        </w:rPr>
        <w:t xml:space="preserve">2.1 </w:t>
      </w:r>
      <w:r w:rsidR="005A728B" w:rsidRPr="005A728B">
        <w:rPr>
          <w:rFonts w:hint="eastAsia"/>
        </w:rPr>
        <w:t>机器学习介绍</w:t>
      </w:r>
      <w:bookmarkEnd w:id="17"/>
    </w:p>
    <w:p w14:paraId="00E3ADFE" w14:textId="360777E9" w:rsidR="005A728B" w:rsidRDefault="006877A9" w:rsidP="005A728B">
      <w:pPr>
        <w:pStyle w:val="3"/>
        <w:spacing w:before="156" w:after="156"/>
        <w:ind w:left="210"/>
      </w:pPr>
      <w:bookmarkStart w:id="18" w:name="_Toc40809117"/>
      <w:r w:rsidRPr="005A728B">
        <w:t xml:space="preserve">2.1.1 </w:t>
      </w:r>
      <w:r w:rsidR="005A728B" w:rsidRPr="005A728B">
        <w:rPr>
          <w:rFonts w:hint="eastAsia"/>
        </w:rPr>
        <w:t>机器学习的概念</w:t>
      </w:r>
      <w:bookmarkEnd w:id="18"/>
    </w:p>
    <w:p w14:paraId="39968825" w14:textId="77777777" w:rsidR="005A728B" w:rsidRDefault="005A728B" w:rsidP="005A728B">
      <w:pPr>
        <w:rPr>
          <w:rFonts w:ascii="宋体" w:hAnsi="宋体"/>
          <w:color w:val="333333"/>
          <w:shd w:val="clear" w:color="auto" w:fill="FFFFFF"/>
        </w:rPr>
      </w:pPr>
      <w:r w:rsidRPr="00AF2555">
        <w:rPr>
          <w:rFonts w:ascii="宋体" w:hAnsi="宋体" w:hint="eastAsia"/>
          <w:lang w:val="x-none"/>
        </w:rPr>
        <w:t>首先给出维基百科的解释：</w:t>
      </w:r>
      <w:r w:rsidRPr="00AF2555">
        <w:rPr>
          <w:rFonts w:ascii="宋体" w:hAnsi="宋体"/>
          <w:shd w:val="clear" w:color="auto" w:fill="FFFFFF"/>
        </w:rPr>
        <w:t xml:space="preserve"> </w:t>
      </w:r>
      <w:r>
        <w:rPr>
          <w:rFonts w:ascii="宋体" w:hAnsi="宋体"/>
          <w:shd w:val="clear" w:color="auto" w:fill="FFFFFF"/>
        </w:rPr>
        <w:t>A branch of artificial intelligence in which computer generates rules underlying or based on a r</w:t>
      </w:r>
      <w:r>
        <w:rPr>
          <w:rFonts w:ascii="宋体" w:hAnsi="宋体" w:hint="eastAsia"/>
          <w:shd w:val="clear" w:color="auto" w:fill="FFFFFF"/>
        </w:rPr>
        <w:t>a</w:t>
      </w:r>
      <w:r>
        <w:rPr>
          <w:rFonts w:ascii="宋体" w:hAnsi="宋体"/>
          <w:shd w:val="clear" w:color="auto" w:fill="FFFFFF"/>
        </w:rPr>
        <w:t>w data that has been fed into it</w:t>
      </w:r>
      <w:r w:rsidRPr="00AF2555">
        <w:rPr>
          <w:rFonts w:ascii="宋体" w:hAnsi="宋体"/>
          <w:shd w:val="clear" w:color="auto" w:fill="FFFFFF"/>
        </w:rPr>
        <w:t>[</w:t>
      </w:r>
      <w:r w:rsidRPr="00AF2555">
        <w:rPr>
          <w:rFonts w:ascii="宋体" w:hAnsi="宋体"/>
          <w:color w:val="333333"/>
          <w:shd w:val="clear" w:color="auto" w:fill="FFFFFF"/>
        </w:rPr>
        <w:t>2]。</w:t>
      </w:r>
    </w:p>
    <w:p w14:paraId="7C6BAB27" w14:textId="2487F6C4" w:rsidR="005A728B" w:rsidRDefault="005A728B" w:rsidP="005A728B">
      <w:pPr>
        <w:rPr>
          <w:rFonts w:ascii="宋体" w:hAnsi="宋体"/>
          <w:color w:val="393939"/>
          <w:shd w:val="clear" w:color="auto" w:fill="FFFFFF"/>
        </w:rPr>
      </w:pPr>
      <w:r>
        <w:rPr>
          <w:rFonts w:ascii="宋体" w:hAnsi="宋体" w:hint="eastAsia"/>
          <w:color w:val="333333"/>
          <w:shd w:val="clear" w:color="auto" w:fill="FFFFFF"/>
        </w:rPr>
        <w:t>机器学习是人工智能的一个分支，其中计算机根据输入的原始数据生成规则。</w:t>
      </w:r>
      <w:r>
        <w:rPr>
          <w:rFonts w:ascii="宋体" w:hAnsi="宋体" w:hint="eastAsia"/>
          <w:lang w:val="x-none"/>
        </w:rPr>
        <w:t>换句话说，计算机从输入的数据中得到可加以应用的一般规律。</w:t>
      </w:r>
      <w:r w:rsidRPr="00C71024">
        <w:rPr>
          <w:rFonts w:hint="eastAsia"/>
        </w:rPr>
        <w:t>从实践的意义上来说，机器学习是一种通过利用数据，训练出模型，然后使用模型预测的一种方法。</w:t>
      </w:r>
      <w:r w:rsidRPr="00C71024">
        <w:rPr>
          <w:rFonts w:ascii="宋体" w:hAnsi="宋体" w:hint="eastAsia"/>
          <w:color w:val="393939"/>
          <w:shd w:val="clear" w:color="auto" w:fill="FFFFFF"/>
        </w:rPr>
        <w:t>也就是说机器学习不需要制定具体的模型，而是让计算机根据庞大的数据量自己训练模型</w:t>
      </w:r>
      <w:r>
        <w:rPr>
          <w:rFonts w:ascii="宋体" w:hAnsi="宋体" w:hint="eastAsia"/>
          <w:color w:val="393939"/>
          <w:shd w:val="clear" w:color="auto" w:fill="FFFFFF"/>
        </w:rPr>
        <w:t>。</w:t>
      </w:r>
    </w:p>
    <w:p w14:paraId="4991EFCD" w14:textId="0F127208" w:rsidR="005A728B" w:rsidRPr="00C71024" w:rsidRDefault="005A728B" w:rsidP="005A728B">
      <w:pPr>
        <w:rPr>
          <w:rFonts w:ascii="宋体" w:hAnsi="宋体"/>
          <w:lang w:val="x-none" w:eastAsia="x-none"/>
        </w:rPr>
      </w:pPr>
      <w:r>
        <w:rPr>
          <w:rFonts w:ascii="宋体" w:hAnsi="宋体" w:hint="eastAsia"/>
          <w:color w:val="393939"/>
          <w:shd w:val="clear" w:color="auto" w:fill="FFFFFF"/>
        </w:rPr>
        <w:t>根据训练数据是否含有标签，机器学习可分为监督学习和非监督学习。</w:t>
      </w:r>
      <w:r>
        <w:rPr>
          <w:rFonts w:ascii="Segoe UI Emoji" w:hAnsi="Segoe UI Emoji"/>
          <w:color w:val="404040"/>
          <w:shd w:val="clear" w:color="auto" w:fill="FFFFFF"/>
        </w:rPr>
        <w:t>给机器的训练数据拥有标记或标签的学习方式是监督学习</w:t>
      </w:r>
      <w:r>
        <w:rPr>
          <w:rFonts w:ascii="Segoe UI Emoji" w:hAnsi="Segoe UI Emoji" w:hint="eastAsia"/>
          <w:color w:val="404040"/>
          <w:shd w:val="clear" w:color="auto" w:fill="FFFFFF"/>
        </w:rPr>
        <w:t>。</w:t>
      </w:r>
      <w:r>
        <w:rPr>
          <w:rFonts w:ascii="宋体" w:hAnsi="宋体" w:hint="eastAsia"/>
          <w:color w:val="393939"/>
          <w:shd w:val="clear" w:color="auto" w:fill="FFFFFF"/>
        </w:rPr>
        <w:t>监督学习主要处理回归问题与分类问题。其主要代表算法有：线性回归、逻辑回归、K邻近算法、决策树、随机森林、SVM支持向量机。而训练数据不含标签的即非监督学习。非监督学习的经典代表是聚类。</w:t>
      </w:r>
    </w:p>
    <w:p w14:paraId="75C863FE" w14:textId="77777777" w:rsidR="005A728B" w:rsidRDefault="005A728B" w:rsidP="005A728B">
      <w:pPr>
        <w:rPr>
          <w:lang w:val="x-none"/>
        </w:rPr>
      </w:pPr>
    </w:p>
    <w:p w14:paraId="370B962D" w14:textId="1E672D5F" w:rsidR="00196B7C" w:rsidRDefault="00196B7C" w:rsidP="00196B7C">
      <w:pPr>
        <w:pStyle w:val="3"/>
        <w:spacing w:before="156" w:after="156"/>
        <w:ind w:left="210"/>
        <w:rPr>
          <w:lang w:val="x-none"/>
        </w:rPr>
      </w:pPr>
      <w:bookmarkStart w:id="19" w:name="_Toc390431627"/>
      <w:bookmarkStart w:id="20" w:name="_Toc39414417"/>
      <w:bookmarkStart w:id="21" w:name="_Toc40809118"/>
      <w:r w:rsidRPr="00196B7C">
        <w:rPr>
          <w:rFonts w:hint="eastAsia"/>
        </w:rPr>
        <w:t xml:space="preserve">2.1.2  </w:t>
      </w:r>
      <w:bookmarkEnd w:id="19"/>
      <w:r w:rsidRPr="00196B7C">
        <w:rPr>
          <w:rFonts w:hint="eastAsia"/>
        </w:rPr>
        <w:t>深度学习的介绍</w:t>
      </w:r>
      <w:bookmarkEnd w:id="20"/>
      <w:bookmarkEnd w:id="21"/>
    </w:p>
    <w:p w14:paraId="7EA1DC89" w14:textId="77777777" w:rsidR="00196B7C" w:rsidRDefault="00196B7C" w:rsidP="00196B7C">
      <w:pPr>
        <w:pStyle w:val="4"/>
      </w:pPr>
      <w:r w:rsidRPr="008B533D">
        <w:rPr>
          <w:rFonts w:hint="eastAsia"/>
        </w:rPr>
        <w:t>2.1.2.1</w:t>
      </w:r>
      <w:r w:rsidRPr="008B533D">
        <w:t xml:space="preserve"> </w:t>
      </w:r>
      <w:r>
        <w:rPr>
          <w:rFonts w:hint="eastAsia"/>
        </w:rPr>
        <w:t>神经网络</w:t>
      </w:r>
    </w:p>
    <w:p w14:paraId="22967612" w14:textId="16BB8984" w:rsidR="00196B7C" w:rsidRPr="00623131" w:rsidRDefault="00196B7C" w:rsidP="00196B7C">
      <w:pPr>
        <w:rPr>
          <w:rFonts w:ascii="宋体" w:hAnsi="宋体"/>
        </w:rPr>
      </w:pPr>
      <w:r w:rsidRPr="00623131">
        <w:rPr>
          <w:rFonts w:ascii="宋体" w:hAnsi="宋体" w:hint="eastAsia"/>
        </w:rPr>
        <w:t>首先介绍神经网络的基本结构</w:t>
      </w:r>
      <w:r w:rsidRPr="00623131">
        <w:rPr>
          <w:rFonts w:ascii="宋体" w:hAnsi="宋体"/>
        </w:rPr>
        <w:t>—</w:t>
      </w:r>
      <w:r w:rsidRPr="00623131">
        <w:rPr>
          <w:rFonts w:ascii="宋体" w:hAnsi="宋体" w:hint="eastAsia"/>
        </w:rPr>
        <w:t>神经元。在计算机领域，神经元指的是诸如以下样式的数学表达式：</w:t>
      </w:r>
    </w:p>
    <w:p w14:paraId="013C6596" w14:textId="77777777" w:rsidR="00196B7C" w:rsidRPr="00623131" w:rsidRDefault="00196B7C" w:rsidP="00196B7C">
      <w:pPr>
        <w:rPr>
          <w:rFonts w:ascii="宋体" w:hAnsi="宋体"/>
        </w:rPr>
      </w:pPr>
      <w:r w:rsidRPr="00623131">
        <w:rPr>
          <w:rFonts w:ascii="宋体" w:hAnsi="宋体"/>
        </w:rPr>
        <w:tab/>
      </w:r>
      <w:r w:rsidRPr="00623131">
        <w:rPr>
          <w:rFonts w:ascii="宋体" w:hAnsi="宋体"/>
        </w:rPr>
        <w:tab/>
      </w:r>
      <w:r w:rsidRPr="00623131">
        <w:rPr>
          <w:rFonts w:ascii="宋体" w:hAnsi="宋体"/>
        </w:rPr>
        <w:tab/>
      </w:r>
      <w:r w:rsidRPr="00623131">
        <w:rPr>
          <w:rFonts w:ascii="宋体" w:hAnsi="宋体"/>
        </w:rPr>
        <w:tab/>
        <w:t>y = f</w:t>
      </w:r>
      <w:r>
        <w:rPr>
          <w:rFonts w:ascii="宋体" w:hAnsi="宋体"/>
        </w:rPr>
        <w:t xml:space="preserve"> </w:t>
      </w:r>
      <w:r w:rsidRPr="00623131">
        <w:rPr>
          <w:rFonts w:ascii="宋体" w:hAnsi="宋体"/>
        </w:rPr>
        <w:t>(w</w:t>
      </w:r>
      <w:r w:rsidRPr="00623131">
        <w:rPr>
          <w:rFonts w:ascii="宋体" w:hAnsi="宋体"/>
          <w:vertAlign w:val="subscript"/>
        </w:rPr>
        <w:t>0</w:t>
      </w:r>
      <w:r w:rsidRPr="00623131">
        <w:rPr>
          <w:rFonts w:ascii="宋体" w:hAnsi="宋体"/>
        </w:rPr>
        <w:t>+w</w:t>
      </w:r>
      <w:r w:rsidRPr="00623131">
        <w:rPr>
          <w:rFonts w:ascii="宋体" w:hAnsi="宋体"/>
          <w:vertAlign w:val="subscript"/>
        </w:rPr>
        <w:t>1</w:t>
      </w:r>
      <w:r w:rsidRPr="00623131">
        <w:rPr>
          <w:rFonts w:ascii="宋体" w:hAnsi="宋体"/>
        </w:rPr>
        <w:t>x</w:t>
      </w:r>
      <w:r w:rsidRPr="00623131">
        <w:rPr>
          <w:rFonts w:ascii="宋体" w:hAnsi="宋体" w:hint="eastAsia"/>
          <w:vertAlign w:val="subscript"/>
        </w:rPr>
        <w:t>1</w:t>
      </w:r>
      <w:r w:rsidRPr="00623131">
        <w:rPr>
          <w:rFonts w:ascii="宋体" w:hAnsi="宋体" w:hint="eastAsia"/>
        </w:rPr>
        <w:t>+w</w:t>
      </w:r>
      <w:r w:rsidRPr="00623131">
        <w:rPr>
          <w:rFonts w:ascii="宋体" w:hAnsi="宋体" w:hint="eastAsia"/>
          <w:vertAlign w:val="subscript"/>
        </w:rPr>
        <w:t>2</w:t>
      </w:r>
      <w:r w:rsidRPr="00623131">
        <w:rPr>
          <w:rFonts w:ascii="宋体" w:hAnsi="宋体" w:hint="eastAsia"/>
        </w:rPr>
        <w:t>x</w:t>
      </w:r>
      <w:r w:rsidRPr="00623131">
        <w:rPr>
          <w:rFonts w:ascii="宋体" w:hAnsi="宋体"/>
          <w:vertAlign w:val="subscript"/>
        </w:rPr>
        <w:t>2+</w:t>
      </w:r>
      <w:r w:rsidRPr="00623131">
        <w:rPr>
          <w:rFonts w:ascii="宋体" w:hAnsi="宋体"/>
        </w:rPr>
        <w:t>…+w</w:t>
      </w:r>
      <w:r w:rsidRPr="00623131">
        <w:rPr>
          <w:rFonts w:ascii="宋体" w:hAnsi="宋体"/>
          <w:vertAlign w:val="subscript"/>
        </w:rPr>
        <w:t>n</w:t>
      </w:r>
      <w:r w:rsidRPr="00623131">
        <w:rPr>
          <w:rFonts w:ascii="宋体" w:hAnsi="宋体"/>
        </w:rPr>
        <w:t>x</w:t>
      </w:r>
      <w:r w:rsidRPr="00623131">
        <w:rPr>
          <w:rFonts w:ascii="宋体" w:hAnsi="宋体"/>
          <w:vertAlign w:val="subscript"/>
        </w:rPr>
        <w:t>n</w:t>
      </w:r>
      <w:r w:rsidRPr="00623131">
        <w:rPr>
          <w:rFonts w:ascii="宋体" w:hAnsi="宋体"/>
        </w:rPr>
        <w:t>)</w:t>
      </w:r>
    </w:p>
    <w:p w14:paraId="0511E531" w14:textId="33975D81" w:rsidR="00196B7C" w:rsidRPr="00623131" w:rsidRDefault="00196B7C" w:rsidP="00196B7C">
      <w:pPr>
        <w:rPr>
          <w:rFonts w:ascii="宋体" w:hAnsi="宋体"/>
        </w:rPr>
      </w:pPr>
      <w:r w:rsidRPr="00623131">
        <w:rPr>
          <w:rFonts w:ascii="宋体" w:hAnsi="宋体" w:hint="eastAsia"/>
        </w:rPr>
        <w:t>其中x</w:t>
      </w:r>
      <w:r w:rsidRPr="00623131">
        <w:rPr>
          <w:rFonts w:ascii="宋体" w:hAnsi="宋体"/>
          <w:vertAlign w:val="subscript"/>
        </w:rPr>
        <w:t>1</w:t>
      </w:r>
      <w:r w:rsidRPr="00623131">
        <w:rPr>
          <w:rFonts w:ascii="宋体" w:hAnsi="宋体"/>
        </w:rPr>
        <w:t>~x</w:t>
      </w:r>
      <w:r w:rsidRPr="00623131">
        <w:rPr>
          <w:rFonts w:ascii="宋体" w:hAnsi="宋体"/>
          <w:vertAlign w:val="subscript"/>
        </w:rPr>
        <w:t>n</w:t>
      </w:r>
      <w:r w:rsidRPr="00623131">
        <w:rPr>
          <w:rFonts w:ascii="宋体" w:hAnsi="宋体" w:hint="eastAsia"/>
        </w:rPr>
        <w:t>为输入，y为输出，w</w:t>
      </w:r>
      <w:r w:rsidRPr="00623131">
        <w:rPr>
          <w:rFonts w:ascii="宋体" w:hAnsi="宋体" w:hint="eastAsia"/>
          <w:vertAlign w:val="subscript"/>
        </w:rPr>
        <w:t>1</w:t>
      </w:r>
      <w:r w:rsidRPr="00623131">
        <w:rPr>
          <w:rFonts w:ascii="宋体" w:hAnsi="宋体" w:hint="eastAsia"/>
        </w:rPr>
        <w:t>~w</w:t>
      </w:r>
      <w:r w:rsidRPr="00623131">
        <w:rPr>
          <w:rFonts w:ascii="宋体" w:hAnsi="宋体" w:hint="eastAsia"/>
          <w:vertAlign w:val="subscript"/>
        </w:rPr>
        <w:t>n</w:t>
      </w:r>
      <w:r w:rsidRPr="00623131">
        <w:rPr>
          <w:rFonts w:ascii="宋体" w:hAnsi="宋体" w:hint="eastAsia"/>
        </w:rPr>
        <w:t>为线性函数的权重，f为非线性函数，这里</w:t>
      </w:r>
      <w:r>
        <w:rPr>
          <w:rFonts w:ascii="宋体" w:hAnsi="宋体" w:hint="eastAsia"/>
        </w:rPr>
        <w:t>称</w:t>
      </w:r>
      <w:r w:rsidRPr="00623131">
        <w:rPr>
          <w:rFonts w:ascii="宋体" w:hAnsi="宋体" w:hint="eastAsia"/>
        </w:rPr>
        <w:t>为激活函数。</w:t>
      </w:r>
    </w:p>
    <w:p w14:paraId="1A923709" w14:textId="50EADB74" w:rsidR="00196B7C" w:rsidRPr="00623131" w:rsidRDefault="00196B7C" w:rsidP="00196B7C">
      <w:pPr>
        <w:rPr>
          <w:rFonts w:ascii="宋体" w:hAnsi="宋体"/>
        </w:rPr>
      </w:pPr>
      <w:r w:rsidRPr="00623131">
        <w:rPr>
          <w:rFonts w:ascii="宋体" w:hAnsi="宋体" w:hint="eastAsia"/>
        </w:rPr>
        <w:t>神经网络就是由诸多此类神经元组成的网络，其结构如图2-1所示：</w:t>
      </w:r>
    </w:p>
    <w:p w14:paraId="76561603" w14:textId="54B06A97" w:rsidR="00196B7C" w:rsidRDefault="00196B7C" w:rsidP="00196B7C">
      <w:pPr>
        <w:jc w:val="center"/>
        <w:rPr>
          <w:noProof/>
        </w:rPr>
      </w:pPr>
      <w:r w:rsidRPr="006837CC">
        <w:rPr>
          <w:noProof/>
        </w:rPr>
        <w:lastRenderedPageBreak/>
        <w:drawing>
          <wp:inline distT="0" distB="0" distL="0" distR="0" wp14:anchorId="2AB50C33" wp14:editId="059C352B">
            <wp:extent cx="3613150" cy="2127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3150" cy="2127250"/>
                    </a:xfrm>
                    <a:prstGeom prst="rect">
                      <a:avLst/>
                    </a:prstGeom>
                    <a:noFill/>
                    <a:ln>
                      <a:noFill/>
                    </a:ln>
                  </pic:spPr>
                </pic:pic>
              </a:graphicData>
            </a:graphic>
          </wp:inline>
        </w:drawing>
      </w:r>
    </w:p>
    <w:p w14:paraId="5F97656F" w14:textId="77777777" w:rsidR="00196B7C" w:rsidRDefault="00196B7C" w:rsidP="00196B7C">
      <w:pPr>
        <w:ind w:firstLine="422"/>
        <w:jc w:val="center"/>
        <w:rPr>
          <w:b/>
          <w:bCs/>
          <w:noProof/>
        </w:rPr>
      </w:pPr>
      <w:r w:rsidRPr="00623131">
        <w:rPr>
          <w:rFonts w:hint="eastAsia"/>
          <w:b/>
          <w:bCs/>
          <w:noProof/>
        </w:rPr>
        <w:t>图</w:t>
      </w:r>
      <w:r w:rsidRPr="00623131">
        <w:rPr>
          <w:rFonts w:hint="eastAsia"/>
          <w:b/>
          <w:bCs/>
          <w:noProof/>
        </w:rPr>
        <w:t>2-1</w:t>
      </w:r>
      <w:r w:rsidRPr="00623131">
        <w:rPr>
          <w:b/>
          <w:bCs/>
          <w:noProof/>
        </w:rPr>
        <w:t xml:space="preserve"> </w:t>
      </w:r>
      <w:r w:rsidRPr="00623131">
        <w:rPr>
          <w:rFonts w:hint="eastAsia"/>
          <w:b/>
          <w:bCs/>
          <w:noProof/>
        </w:rPr>
        <w:t>神经网络的基本机构</w:t>
      </w:r>
    </w:p>
    <w:p w14:paraId="4E1B3867" w14:textId="77777777" w:rsidR="00196B7C" w:rsidRDefault="00196B7C" w:rsidP="00196B7C">
      <w:pPr>
        <w:ind w:firstLineChars="0"/>
      </w:pPr>
      <w:r>
        <w:rPr>
          <w:rFonts w:hint="eastAsia"/>
        </w:rPr>
        <w:t>按照神经元接受信号的先后顺序，神经网络分为不同的层，如图</w:t>
      </w:r>
      <w:r>
        <w:rPr>
          <w:rFonts w:hint="eastAsia"/>
        </w:rPr>
        <w:t>2-1</w:t>
      </w:r>
      <w:r>
        <w:rPr>
          <w:rFonts w:hint="eastAsia"/>
        </w:rPr>
        <w:t>中的神经网络有</w:t>
      </w:r>
      <w:r>
        <w:rPr>
          <w:rFonts w:hint="eastAsia"/>
        </w:rPr>
        <w:t>4</w:t>
      </w:r>
      <w:r>
        <w:rPr>
          <w:rFonts w:hint="eastAsia"/>
        </w:rPr>
        <w:t>层，分别是输入层，隐藏层，隐藏层，输出层。这里只是对神经网络的大概结构做一个基本介绍，各层的具体细节不予赘述。</w:t>
      </w:r>
    </w:p>
    <w:p w14:paraId="054FA289" w14:textId="77777777" w:rsidR="00196B7C" w:rsidRDefault="00196B7C" w:rsidP="00196B7C">
      <w:r>
        <w:rPr>
          <w:rFonts w:hint="eastAsia"/>
        </w:rPr>
        <w:t>接下来介绍卷积神经网络。卷积神经网络的基本组成结构：</w:t>
      </w:r>
    </w:p>
    <w:p w14:paraId="5B1B1073" w14:textId="77777777" w:rsidR="00196B7C" w:rsidRDefault="00196B7C" w:rsidP="00196B7C">
      <w:pPr>
        <w:ind w:left="425"/>
      </w:pPr>
      <w:r>
        <w:rPr>
          <w:rFonts w:hint="eastAsia"/>
        </w:rPr>
        <w:t>数据输入曾（</w:t>
      </w:r>
      <w:r>
        <w:rPr>
          <w:rFonts w:hint="eastAsia"/>
        </w:rPr>
        <w:t>Input</w:t>
      </w:r>
      <w:r>
        <w:rPr>
          <w:rFonts w:hint="eastAsia"/>
        </w:rPr>
        <w:t>）</w:t>
      </w:r>
    </w:p>
    <w:p w14:paraId="3852EBD6" w14:textId="77777777" w:rsidR="00196B7C" w:rsidRDefault="00196B7C" w:rsidP="00196B7C">
      <w:pPr>
        <w:ind w:left="425"/>
      </w:pPr>
      <w:r>
        <w:rPr>
          <w:rFonts w:hint="eastAsia"/>
        </w:rPr>
        <w:t>卷积层（</w:t>
      </w:r>
      <w:r>
        <w:rPr>
          <w:rFonts w:hint="eastAsia"/>
        </w:rPr>
        <w:t>Conv</w:t>
      </w:r>
      <w:r>
        <w:rPr>
          <w:rFonts w:hint="eastAsia"/>
        </w:rPr>
        <w:t>）</w:t>
      </w:r>
    </w:p>
    <w:p w14:paraId="602E4556" w14:textId="77777777" w:rsidR="00196B7C" w:rsidRDefault="00196B7C" w:rsidP="00196B7C">
      <w:pPr>
        <w:ind w:left="425"/>
      </w:pPr>
      <w:r>
        <w:rPr>
          <w:rFonts w:hint="eastAsia"/>
        </w:rPr>
        <w:t>池化层（</w:t>
      </w:r>
      <w:r>
        <w:rPr>
          <w:rFonts w:hint="eastAsia"/>
        </w:rPr>
        <w:t>Pool</w:t>
      </w:r>
      <w:r>
        <w:rPr>
          <w:rFonts w:hint="eastAsia"/>
        </w:rPr>
        <w:t>）</w:t>
      </w:r>
    </w:p>
    <w:p w14:paraId="6A26D0DA" w14:textId="77777777" w:rsidR="00196B7C" w:rsidRDefault="00196B7C" w:rsidP="00196B7C">
      <w:pPr>
        <w:ind w:left="425"/>
      </w:pPr>
      <w:r>
        <w:rPr>
          <w:rFonts w:hint="eastAsia"/>
        </w:rPr>
        <w:t>全连接层（</w:t>
      </w:r>
      <w:r>
        <w:rPr>
          <w:rFonts w:hint="eastAsia"/>
        </w:rPr>
        <w:t>FC</w:t>
      </w:r>
      <w:r>
        <w:rPr>
          <w:rFonts w:hint="eastAsia"/>
        </w:rPr>
        <w:t>）</w:t>
      </w:r>
    </w:p>
    <w:p w14:paraId="6E272883" w14:textId="77777777" w:rsidR="00196B7C" w:rsidRDefault="00196B7C" w:rsidP="00196B7C">
      <w:r>
        <w:rPr>
          <w:rFonts w:hint="eastAsia"/>
        </w:rPr>
        <w:t>在卷积层和池化层之后通常有一层激活层，以解决线性不可分问题。</w:t>
      </w:r>
    </w:p>
    <w:p w14:paraId="6F4A2A50" w14:textId="11B47AB0" w:rsidR="00196B7C" w:rsidRDefault="00196B7C" w:rsidP="00196B7C">
      <w:r>
        <w:rPr>
          <w:rFonts w:hint="eastAsia"/>
        </w:rPr>
        <w:t>卷积神经网络的特别之处是其具有卷积层。卷积层即含有卷积操作的一组神经元。</w:t>
      </w:r>
      <w:r>
        <w:rPr>
          <w:rFonts w:ascii="Segoe UI Emoji" w:hAnsi="Segoe UI Emoji"/>
          <w:color w:val="404040"/>
          <w:shd w:val="clear" w:color="auto" w:fill="FFFFFF"/>
        </w:rPr>
        <w:t>卷积就是利用卷积核，对图像进行逐行（或者跨行，根据参数而定）扫描，最终提取出图像中的特征</w:t>
      </w:r>
      <w:r>
        <w:rPr>
          <w:rFonts w:ascii="Segoe UI Emoji" w:hAnsi="Segoe UI Emoji" w:hint="eastAsia"/>
          <w:color w:val="404040"/>
          <w:shd w:val="clear" w:color="auto" w:fill="FFFFFF"/>
        </w:rPr>
        <w:t>的操作。至于卷积是为什么能提取出图像特征，本文不予赘述，有兴趣的请参考博客“</w:t>
      </w:r>
      <w:hyperlink r:id="rId28" w:history="1">
        <w:r w:rsidRPr="00B60C09">
          <w:rPr>
            <w:rFonts w:ascii="宋体" w:hAnsi="宋体"/>
          </w:rPr>
          <w:t>为什么CNN能自动提取图像特征</w:t>
        </w:r>
      </w:hyperlink>
      <w:r>
        <w:rPr>
          <w:rFonts w:ascii="宋体" w:hAnsi="宋体"/>
        </w:rPr>
        <w:t>”</w:t>
      </w:r>
      <w:r>
        <w:t>[3]</w:t>
      </w:r>
      <w:r>
        <w:rPr>
          <w:rFonts w:hint="eastAsia"/>
        </w:rPr>
        <w:t>。</w:t>
      </w:r>
    </w:p>
    <w:p w14:paraId="0B4641AB" w14:textId="77777777" w:rsidR="00196B7C" w:rsidRDefault="00196B7C" w:rsidP="00196B7C">
      <w:r>
        <w:rPr>
          <w:rFonts w:hint="eastAsia"/>
        </w:rPr>
        <w:t>引入池化层的主要目的是保留主要特征，降低下一层参数的数量从而减少运算量。如果输入是图像的话，池化层的作用相当于压缩图像。池化层分为平均池化层和最大池化层两种。下面举例说明这两种池化操作：</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741"/>
        <w:gridCol w:w="741"/>
        <w:gridCol w:w="741"/>
      </w:tblGrid>
      <w:tr w:rsidR="00196B7C" w14:paraId="3B7BAB55" w14:textId="77777777" w:rsidTr="00573394">
        <w:trPr>
          <w:trHeight w:val="567"/>
          <w:jc w:val="center"/>
        </w:trPr>
        <w:tc>
          <w:tcPr>
            <w:tcW w:w="567" w:type="dxa"/>
            <w:shd w:val="clear" w:color="auto" w:fill="auto"/>
          </w:tcPr>
          <w:p w14:paraId="2151E150" w14:textId="77777777" w:rsidR="00196B7C" w:rsidRDefault="00196B7C" w:rsidP="00573394">
            <w:r>
              <w:rPr>
                <w:rFonts w:hint="eastAsia"/>
              </w:rPr>
              <w:t>1</w:t>
            </w:r>
          </w:p>
        </w:tc>
        <w:tc>
          <w:tcPr>
            <w:tcW w:w="567" w:type="dxa"/>
            <w:shd w:val="clear" w:color="auto" w:fill="auto"/>
          </w:tcPr>
          <w:p w14:paraId="5D3D89A3" w14:textId="77777777" w:rsidR="00196B7C" w:rsidRDefault="00196B7C" w:rsidP="00573394">
            <w:r>
              <w:rPr>
                <w:rFonts w:hint="eastAsia"/>
              </w:rPr>
              <w:t>1</w:t>
            </w:r>
          </w:p>
        </w:tc>
        <w:tc>
          <w:tcPr>
            <w:tcW w:w="567" w:type="dxa"/>
            <w:shd w:val="clear" w:color="auto" w:fill="auto"/>
          </w:tcPr>
          <w:p w14:paraId="1CD6084F" w14:textId="77777777" w:rsidR="00196B7C" w:rsidRDefault="00196B7C" w:rsidP="00573394">
            <w:r>
              <w:rPr>
                <w:rFonts w:hint="eastAsia"/>
              </w:rPr>
              <w:t>2</w:t>
            </w:r>
          </w:p>
        </w:tc>
        <w:tc>
          <w:tcPr>
            <w:tcW w:w="567" w:type="dxa"/>
            <w:shd w:val="clear" w:color="auto" w:fill="auto"/>
          </w:tcPr>
          <w:p w14:paraId="5A098D39" w14:textId="77777777" w:rsidR="00196B7C" w:rsidRDefault="00196B7C" w:rsidP="00573394">
            <w:r>
              <w:rPr>
                <w:rFonts w:hint="eastAsia"/>
              </w:rPr>
              <w:t>4</w:t>
            </w:r>
          </w:p>
        </w:tc>
      </w:tr>
      <w:tr w:rsidR="00196B7C" w14:paraId="6127B666" w14:textId="77777777" w:rsidTr="00573394">
        <w:trPr>
          <w:jc w:val="center"/>
        </w:trPr>
        <w:tc>
          <w:tcPr>
            <w:tcW w:w="567" w:type="dxa"/>
            <w:shd w:val="clear" w:color="auto" w:fill="auto"/>
          </w:tcPr>
          <w:p w14:paraId="1268BDBD" w14:textId="77777777" w:rsidR="00196B7C" w:rsidRDefault="00196B7C" w:rsidP="00573394">
            <w:r>
              <w:rPr>
                <w:rFonts w:hint="eastAsia"/>
              </w:rPr>
              <w:t>5</w:t>
            </w:r>
          </w:p>
        </w:tc>
        <w:tc>
          <w:tcPr>
            <w:tcW w:w="567" w:type="dxa"/>
            <w:shd w:val="clear" w:color="auto" w:fill="auto"/>
          </w:tcPr>
          <w:p w14:paraId="5743B7AD" w14:textId="77777777" w:rsidR="00196B7C" w:rsidRDefault="00196B7C" w:rsidP="00573394">
            <w:r>
              <w:rPr>
                <w:rFonts w:hint="eastAsia"/>
              </w:rPr>
              <w:t>6</w:t>
            </w:r>
          </w:p>
        </w:tc>
        <w:tc>
          <w:tcPr>
            <w:tcW w:w="567" w:type="dxa"/>
            <w:shd w:val="clear" w:color="auto" w:fill="auto"/>
          </w:tcPr>
          <w:p w14:paraId="5BEA54A4" w14:textId="77777777" w:rsidR="00196B7C" w:rsidRDefault="00196B7C" w:rsidP="00573394">
            <w:r>
              <w:rPr>
                <w:rFonts w:hint="eastAsia"/>
              </w:rPr>
              <w:t>7</w:t>
            </w:r>
          </w:p>
        </w:tc>
        <w:tc>
          <w:tcPr>
            <w:tcW w:w="567" w:type="dxa"/>
            <w:shd w:val="clear" w:color="auto" w:fill="auto"/>
          </w:tcPr>
          <w:p w14:paraId="47BE0DE4" w14:textId="77777777" w:rsidR="00196B7C" w:rsidRDefault="00196B7C" w:rsidP="00573394">
            <w:r>
              <w:rPr>
                <w:rFonts w:hint="eastAsia"/>
              </w:rPr>
              <w:t>8</w:t>
            </w:r>
          </w:p>
        </w:tc>
      </w:tr>
      <w:tr w:rsidR="00196B7C" w14:paraId="64EAC663" w14:textId="77777777" w:rsidTr="00573394">
        <w:trPr>
          <w:jc w:val="center"/>
        </w:trPr>
        <w:tc>
          <w:tcPr>
            <w:tcW w:w="567" w:type="dxa"/>
            <w:shd w:val="clear" w:color="auto" w:fill="auto"/>
          </w:tcPr>
          <w:p w14:paraId="4B8D4756" w14:textId="77777777" w:rsidR="00196B7C" w:rsidRDefault="00196B7C" w:rsidP="00573394">
            <w:r>
              <w:rPr>
                <w:rFonts w:hint="eastAsia"/>
              </w:rPr>
              <w:t>3</w:t>
            </w:r>
          </w:p>
        </w:tc>
        <w:tc>
          <w:tcPr>
            <w:tcW w:w="567" w:type="dxa"/>
            <w:shd w:val="clear" w:color="auto" w:fill="auto"/>
          </w:tcPr>
          <w:p w14:paraId="05F697BF" w14:textId="77777777" w:rsidR="00196B7C" w:rsidRDefault="00196B7C" w:rsidP="00573394">
            <w:r>
              <w:rPr>
                <w:rFonts w:hint="eastAsia"/>
              </w:rPr>
              <w:t>4</w:t>
            </w:r>
          </w:p>
        </w:tc>
        <w:tc>
          <w:tcPr>
            <w:tcW w:w="567" w:type="dxa"/>
            <w:shd w:val="clear" w:color="auto" w:fill="auto"/>
          </w:tcPr>
          <w:p w14:paraId="60282445" w14:textId="77777777" w:rsidR="00196B7C" w:rsidRDefault="00196B7C" w:rsidP="00573394">
            <w:r>
              <w:rPr>
                <w:rFonts w:hint="eastAsia"/>
              </w:rPr>
              <w:t>1</w:t>
            </w:r>
          </w:p>
        </w:tc>
        <w:tc>
          <w:tcPr>
            <w:tcW w:w="567" w:type="dxa"/>
            <w:shd w:val="clear" w:color="auto" w:fill="auto"/>
          </w:tcPr>
          <w:p w14:paraId="7F045982" w14:textId="77777777" w:rsidR="00196B7C" w:rsidRDefault="00196B7C" w:rsidP="00573394">
            <w:r>
              <w:rPr>
                <w:rFonts w:hint="eastAsia"/>
              </w:rPr>
              <w:t>0</w:t>
            </w:r>
          </w:p>
        </w:tc>
      </w:tr>
      <w:tr w:rsidR="00196B7C" w14:paraId="75AD84BE" w14:textId="77777777" w:rsidTr="00573394">
        <w:trPr>
          <w:jc w:val="center"/>
        </w:trPr>
        <w:tc>
          <w:tcPr>
            <w:tcW w:w="567" w:type="dxa"/>
            <w:shd w:val="clear" w:color="auto" w:fill="auto"/>
          </w:tcPr>
          <w:p w14:paraId="1DC9AF0A" w14:textId="77777777" w:rsidR="00196B7C" w:rsidRDefault="00196B7C" w:rsidP="00573394">
            <w:r>
              <w:rPr>
                <w:rFonts w:hint="eastAsia"/>
              </w:rPr>
              <w:t>1</w:t>
            </w:r>
          </w:p>
        </w:tc>
        <w:tc>
          <w:tcPr>
            <w:tcW w:w="567" w:type="dxa"/>
            <w:shd w:val="clear" w:color="auto" w:fill="auto"/>
          </w:tcPr>
          <w:p w14:paraId="5D4CDBC3" w14:textId="77777777" w:rsidR="00196B7C" w:rsidRDefault="00196B7C" w:rsidP="00573394">
            <w:r>
              <w:rPr>
                <w:rFonts w:hint="eastAsia"/>
              </w:rPr>
              <w:t>2</w:t>
            </w:r>
          </w:p>
        </w:tc>
        <w:tc>
          <w:tcPr>
            <w:tcW w:w="567" w:type="dxa"/>
            <w:shd w:val="clear" w:color="auto" w:fill="auto"/>
          </w:tcPr>
          <w:p w14:paraId="6897AC77" w14:textId="77777777" w:rsidR="00196B7C" w:rsidRDefault="00196B7C" w:rsidP="00573394">
            <w:r>
              <w:rPr>
                <w:rFonts w:hint="eastAsia"/>
              </w:rPr>
              <w:t>4</w:t>
            </w:r>
          </w:p>
        </w:tc>
        <w:tc>
          <w:tcPr>
            <w:tcW w:w="567" w:type="dxa"/>
            <w:shd w:val="clear" w:color="auto" w:fill="auto"/>
          </w:tcPr>
          <w:p w14:paraId="1DC04F43" w14:textId="77777777" w:rsidR="00196B7C" w:rsidRDefault="00196B7C" w:rsidP="00573394">
            <w:r>
              <w:rPr>
                <w:rFonts w:hint="eastAsia"/>
              </w:rPr>
              <w:t>3</w:t>
            </w:r>
          </w:p>
        </w:tc>
      </w:tr>
    </w:tbl>
    <w:p w14:paraId="1CCA7133" w14:textId="77777777" w:rsidR="00196B7C" w:rsidRPr="00C1095F" w:rsidRDefault="00196B7C" w:rsidP="00196B7C">
      <w:pPr>
        <w:ind w:firstLine="422"/>
        <w:jc w:val="center"/>
        <w:rPr>
          <w:rFonts w:ascii="宋体" w:hAnsi="宋体"/>
          <w:b/>
          <w:bCs/>
        </w:rPr>
      </w:pPr>
      <w:r w:rsidRPr="00C1095F">
        <w:rPr>
          <w:rFonts w:ascii="宋体" w:hAnsi="宋体" w:hint="eastAsia"/>
          <w:b/>
          <w:bCs/>
        </w:rPr>
        <w:t>图2-2</w:t>
      </w:r>
      <w:r w:rsidRPr="00C1095F">
        <w:rPr>
          <w:rFonts w:ascii="宋体" w:hAnsi="宋体"/>
          <w:b/>
          <w:bCs/>
        </w:rPr>
        <w:t xml:space="preserve"> </w:t>
      </w:r>
      <w:r w:rsidRPr="00C1095F">
        <w:rPr>
          <w:rFonts w:ascii="宋体" w:hAnsi="宋体" w:hint="eastAsia"/>
          <w:b/>
          <w:bCs/>
        </w:rPr>
        <w:t>4*4像素</w:t>
      </w:r>
      <w:r>
        <w:rPr>
          <w:rFonts w:ascii="宋体" w:hAnsi="宋体" w:hint="eastAsia"/>
          <w:b/>
          <w:bCs/>
        </w:rPr>
        <w:t>矩阵</w:t>
      </w:r>
    </w:p>
    <w:p w14:paraId="1D6574E4" w14:textId="77777777" w:rsidR="00196B7C" w:rsidRDefault="00196B7C" w:rsidP="00196B7C">
      <w:r>
        <w:rPr>
          <w:rFonts w:hint="eastAsia"/>
        </w:rPr>
        <w:t>假设图</w:t>
      </w:r>
      <w:r>
        <w:rPr>
          <w:rFonts w:hint="eastAsia"/>
        </w:rPr>
        <w:t>2-2</w:t>
      </w:r>
      <w:r>
        <w:rPr>
          <w:rFonts w:hint="eastAsia"/>
        </w:rPr>
        <w:t>为一张图片的像素矩阵，过滤器大小为</w:t>
      </w:r>
      <w:r>
        <w:rPr>
          <w:rFonts w:hint="eastAsia"/>
        </w:rPr>
        <w:t>2*2</w:t>
      </w:r>
      <w:r>
        <w:rPr>
          <w:rFonts w:hint="eastAsia"/>
        </w:rPr>
        <w:t>，步长为</w:t>
      </w:r>
      <w:r>
        <w:rPr>
          <w:rFonts w:hint="eastAsia"/>
        </w:rPr>
        <w:t>2</w:t>
      </w:r>
      <w:r>
        <w:rPr>
          <w:rFonts w:hint="eastAsia"/>
        </w:rPr>
        <w:t>。</w:t>
      </w:r>
    </w:p>
    <w:p w14:paraId="58420D9E" w14:textId="77777777" w:rsidR="00196B7C" w:rsidRDefault="00196B7C" w:rsidP="00196B7C">
      <w:r>
        <w:rPr>
          <w:rFonts w:hint="eastAsia"/>
        </w:rPr>
        <w:t>对其最大池化：</w:t>
      </w:r>
    </w:p>
    <w:p w14:paraId="7911487A" w14:textId="77777777" w:rsidR="00196B7C" w:rsidRDefault="00196B7C" w:rsidP="00196B7C">
      <w:r>
        <w:tab/>
      </w:r>
      <w:r>
        <w:tab/>
      </w:r>
      <w:r>
        <w:rPr>
          <w:rFonts w:hint="eastAsia"/>
        </w:rPr>
        <w:t>将</w:t>
      </w:r>
      <w:r>
        <w:rPr>
          <w:rFonts w:hint="eastAsia"/>
        </w:rPr>
        <w:t>2*2</w:t>
      </w:r>
      <w:r>
        <w:rPr>
          <w:rFonts w:hint="eastAsia"/>
        </w:rPr>
        <w:t>的过滤器以步长为</w:t>
      </w:r>
      <w:r>
        <w:rPr>
          <w:rFonts w:hint="eastAsia"/>
        </w:rPr>
        <w:t>2</w:t>
      </w:r>
      <w:r>
        <w:rPr>
          <w:rFonts w:hint="eastAsia"/>
        </w:rPr>
        <w:t>在矩阵中平移，将过滤器覆盖的四个像素求最大值作为最大池化的结果。如第一步选择图</w:t>
      </w:r>
      <w:r>
        <w:rPr>
          <w:rFonts w:hint="eastAsia"/>
        </w:rPr>
        <w:t>2-3</w:t>
      </w:r>
      <w:r>
        <w:rPr>
          <w:rFonts w:hint="eastAsia"/>
        </w:rPr>
        <w:t>中加黄色底色的四个数字，其最大值为</w:t>
      </w:r>
      <w:r>
        <w:rPr>
          <w:rFonts w:hint="eastAsia"/>
        </w:rPr>
        <w:t>6</w:t>
      </w:r>
      <w:r>
        <w:rPr>
          <w:rFonts w:hint="eastAsia"/>
        </w:rPr>
        <w:t>，第二步选择绿色底色</w:t>
      </w:r>
      <w:r>
        <w:rPr>
          <w:rFonts w:hint="eastAsia"/>
        </w:rPr>
        <w:lastRenderedPageBreak/>
        <w:t>的四个数字，其最大值为</w:t>
      </w:r>
      <w:r>
        <w:rPr>
          <w:rFonts w:hint="eastAsia"/>
        </w:rPr>
        <w:t>8</w:t>
      </w:r>
      <w:r>
        <w:rPr>
          <w:rFonts w:hint="eastAsia"/>
        </w:rPr>
        <w:t>，以此类推。最终结果如图</w:t>
      </w:r>
      <w:r>
        <w:rPr>
          <w:rFonts w:hint="eastAsia"/>
        </w:rPr>
        <w:t>2-4</w:t>
      </w:r>
      <w:r>
        <w:rPr>
          <w:rFonts w:hint="eastAsia"/>
        </w:rPr>
        <w:t>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741"/>
        <w:gridCol w:w="741"/>
        <w:gridCol w:w="741"/>
      </w:tblGrid>
      <w:tr w:rsidR="00196B7C" w14:paraId="5FE7F92F" w14:textId="77777777" w:rsidTr="00573394">
        <w:trPr>
          <w:trHeight w:val="567"/>
          <w:jc w:val="center"/>
        </w:trPr>
        <w:tc>
          <w:tcPr>
            <w:tcW w:w="567" w:type="dxa"/>
            <w:shd w:val="clear" w:color="auto" w:fill="auto"/>
          </w:tcPr>
          <w:p w14:paraId="2716679C" w14:textId="77777777" w:rsidR="00196B7C" w:rsidRPr="001A4371" w:rsidRDefault="00196B7C" w:rsidP="00573394">
            <w:pPr>
              <w:rPr>
                <w:highlight w:val="yellow"/>
              </w:rPr>
            </w:pPr>
            <w:r w:rsidRPr="001A4371">
              <w:rPr>
                <w:rFonts w:hint="eastAsia"/>
                <w:highlight w:val="yellow"/>
              </w:rPr>
              <w:t>1</w:t>
            </w:r>
          </w:p>
        </w:tc>
        <w:tc>
          <w:tcPr>
            <w:tcW w:w="567" w:type="dxa"/>
            <w:shd w:val="clear" w:color="auto" w:fill="auto"/>
          </w:tcPr>
          <w:p w14:paraId="219185BE" w14:textId="77777777" w:rsidR="00196B7C" w:rsidRPr="001A4371" w:rsidRDefault="00196B7C" w:rsidP="00573394">
            <w:pPr>
              <w:rPr>
                <w:highlight w:val="yellow"/>
              </w:rPr>
            </w:pPr>
            <w:r w:rsidRPr="001A4371">
              <w:rPr>
                <w:rFonts w:hint="eastAsia"/>
                <w:highlight w:val="yellow"/>
              </w:rPr>
              <w:t>1</w:t>
            </w:r>
          </w:p>
        </w:tc>
        <w:tc>
          <w:tcPr>
            <w:tcW w:w="567" w:type="dxa"/>
            <w:shd w:val="clear" w:color="auto" w:fill="auto"/>
          </w:tcPr>
          <w:p w14:paraId="66C49B18" w14:textId="77777777" w:rsidR="00196B7C" w:rsidRPr="001A4371" w:rsidRDefault="00196B7C" w:rsidP="00573394">
            <w:pPr>
              <w:rPr>
                <w:highlight w:val="green"/>
              </w:rPr>
            </w:pPr>
            <w:r w:rsidRPr="001A4371">
              <w:rPr>
                <w:rFonts w:hint="eastAsia"/>
                <w:highlight w:val="green"/>
              </w:rPr>
              <w:t>2</w:t>
            </w:r>
          </w:p>
        </w:tc>
        <w:tc>
          <w:tcPr>
            <w:tcW w:w="567" w:type="dxa"/>
            <w:shd w:val="clear" w:color="auto" w:fill="auto"/>
          </w:tcPr>
          <w:p w14:paraId="1F7ED617" w14:textId="77777777" w:rsidR="00196B7C" w:rsidRPr="001A4371" w:rsidRDefault="00196B7C" w:rsidP="00573394">
            <w:pPr>
              <w:rPr>
                <w:highlight w:val="green"/>
              </w:rPr>
            </w:pPr>
            <w:r w:rsidRPr="001A4371">
              <w:rPr>
                <w:rFonts w:hint="eastAsia"/>
                <w:highlight w:val="green"/>
              </w:rPr>
              <w:t>4</w:t>
            </w:r>
          </w:p>
        </w:tc>
      </w:tr>
      <w:tr w:rsidR="00196B7C" w14:paraId="7BF8C987" w14:textId="77777777" w:rsidTr="00573394">
        <w:trPr>
          <w:jc w:val="center"/>
        </w:trPr>
        <w:tc>
          <w:tcPr>
            <w:tcW w:w="567" w:type="dxa"/>
            <w:shd w:val="clear" w:color="auto" w:fill="auto"/>
          </w:tcPr>
          <w:p w14:paraId="614F6F31" w14:textId="77777777" w:rsidR="00196B7C" w:rsidRPr="001A4371" w:rsidRDefault="00196B7C" w:rsidP="00573394">
            <w:pPr>
              <w:rPr>
                <w:highlight w:val="yellow"/>
              </w:rPr>
            </w:pPr>
            <w:r w:rsidRPr="001A4371">
              <w:rPr>
                <w:rFonts w:hint="eastAsia"/>
                <w:highlight w:val="yellow"/>
              </w:rPr>
              <w:t>5</w:t>
            </w:r>
          </w:p>
        </w:tc>
        <w:tc>
          <w:tcPr>
            <w:tcW w:w="567" w:type="dxa"/>
            <w:shd w:val="clear" w:color="auto" w:fill="auto"/>
          </w:tcPr>
          <w:p w14:paraId="3F6992F4" w14:textId="77777777" w:rsidR="00196B7C" w:rsidRPr="001A4371" w:rsidRDefault="00196B7C" w:rsidP="00573394">
            <w:pPr>
              <w:rPr>
                <w:highlight w:val="yellow"/>
              </w:rPr>
            </w:pPr>
            <w:r w:rsidRPr="001A4371">
              <w:rPr>
                <w:rFonts w:hint="eastAsia"/>
                <w:highlight w:val="yellow"/>
              </w:rPr>
              <w:t>6</w:t>
            </w:r>
          </w:p>
        </w:tc>
        <w:tc>
          <w:tcPr>
            <w:tcW w:w="567" w:type="dxa"/>
            <w:shd w:val="clear" w:color="auto" w:fill="auto"/>
          </w:tcPr>
          <w:p w14:paraId="5037608C" w14:textId="77777777" w:rsidR="00196B7C" w:rsidRPr="001A4371" w:rsidRDefault="00196B7C" w:rsidP="00573394">
            <w:pPr>
              <w:rPr>
                <w:highlight w:val="green"/>
              </w:rPr>
            </w:pPr>
            <w:r w:rsidRPr="001A4371">
              <w:rPr>
                <w:rFonts w:hint="eastAsia"/>
                <w:highlight w:val="green"/>
              </w:rPr>
              <w:t>7</w:t>
            </w:r>
          </w:p>
        </w:tc>
        <w:tc>
          <w:tcPr>
            <w:tcW w:w="567" w:type="dxa"/>
            <w:shd w:val="clear" w:color="auto" w:fill="auto"/>
          </w:tcPr>
          <w:p w14:paraId="777FC6C1" w14:textId="77777777" w:rsidR="00196B7C" w:rsidRPr="001A4371" w:rsidRDefault="00196B7C" w:rsidP="00573394">
            <w:pPr>
              <w:rPr>
                <w:highlight w:val="green"/>
              </w:rPr>
            </w:pPr>
            <w:r w:rsidRPr="001A4371">
              <w:rPr>
                <w:rFonts w:hint="eastAsia"/>
                <w:highlight w:val="green"/>
              </w:rPr>
              <w:t>8</w:t>
            </w:r>
          </w:p>
        </w:tc>
      </w:tr>
      <w:tr w:rsidR="00196B7C" w14:paraId="07922A9A" w14:textId="77777777" w:rsidTr="00573394">
        <w:trPr>
          <w:jc w:val="center"/>
        </w:trPr>
        <w:tc>
          <w:tcPr>
            <w:tcW w:w="567" w:type="dxa"/>
            <w:shd w:val="clear" w:color="auto" w:fill="auto"/>
          </w:tcPr>
          <w:p w14:paraId="12584425" w14:textId="77777777" w:rsidR="00196B7C" w:rsidRPr="001A4371" w:rsidRDefault="00196B7C" w:rsidP="00573394">
            <w:pPr>
              <w:rPr>
                <w:highlight w:val="cyan"/>
              </w:rPr>
            </w:pPr>
            <w:r w:rsidRPr="001A4371">
              <w:rPr>
                <w:rFonts w:hint="eastAsia"/>
                <w:highlight w:val="cyan"/>
              </w:rPr>
              <w:t>3</w:t>
            </w:r>
          </w:p>
        </w:tc>
        <w:tc>
          <w:tcPr>
            <w:tcW w:w="567" w:type="dxa"/>
            <w:shd w:val="clear" w:color="auto" w:fill="auto"/>
          </w:tcPr>
          <w:p w14:paraId="5F3AFBE8" w14:textId="77777777" w:rsidR="00196B7C" w:rsidRPr="001A4371" w:rsidRDefault="00196B7C" w:rsidP="00573394">
            <w:pPr>
              <w:rPr>
                <w:highlight w:val="cyan"/>
              </w:rPr>
            </w:pPr>
            <w:r w:rsidRPr="001A4371">
              <w:rPr>
                <w:rFonts w:hint="eastAsia"/>
                <w:highlight w:val="cyan"/>
              </w:rPr>
              <w:t>4</w:t>
            </w:r>
          </w:p>
        </w:tc>
        <w:tc>
          <w:tcPr>
            <w:tcW w:w="567" w:type="dxa"/>
            <w:shd w:val="clear" w:color="auto" w:fill="auto"/>
          </w:tcPr>
          <w:p w14:paraId="74DEE385" w14:textId="77777777" w:rsidR="00196B7C" w:rsidRPr="001A4371" w:rsidRDefault="00196B7C" w:rsidP="00573394">
            <w:pPr>
              <w:rPr>
                <w:highlight w:val="darkGray"/>
              </w:rPr>
            </w:pPr>
            <w:r w:rsidRPr="001A4371">
              <w:rPr>
                <w:rFonts w:hint="eastAsia"/>
                <w:highlight w:val="darkGray"/>
              </w:rPr>
              <w:t>1</w:t>
            </w:r>
          </w:p>
        </w:tc>
        <w:tc>
          <w:tcPr>
            <w:tcW w:w="567" w:type="dxa"/>
            <w:shd w:val="clear" w:color="auto" w:fill="auto"/>
          </w:tcPr>
          <w:p w14:paraId="25CB6944" w14:textId="77777777" w:rsidR="00196B7C" w:rsidRPr="001A4371" w:rsidRDefault="00196B7C" w:rsidP="00573394">
            <w:pPr>
              <w:rPr>
                <w:highlight w:val="darkGray"/>
              </w:rPr>
            </w:pPr>
            <w:r w:rsidRPr="001A4371">
              <w:rPr>
                <w:rFonts w:hint="eastAsia"/>
                <w:highlight w:val="darkGray"/>
              </w:rPr>
              <w:t>0</w:t>
            </w:r>
          </w:p>
        </w:tc>
      </w:tr>
      <w:tr w:rsidR="00196B7C" w14:paraId="2BBE8C9B" w14:textId="77777777" w:rsidTr="00573394">
        <w:trPr>
          <w:jc w:val="center"/>
        </w:trPr>
        <w:tc>
          <w:tcPr>
            <w:tcW w:w="567" w:type="dxa"/>
            <w:shd w:val="clear" w:color="auto" w:fill="auto"/>
          </w:tcPr>
          <w:p w14:paraId="0D7901B5" w14:textId="77777777" w:rsidR="00196B7C" w:rsidRPr="001A4371" w:rsidRDefault="00196B7C" w:rsidP="00573394">
            <w:pPr>
              <w:rPr>
                <w:highlight w:val="cyan"/>
              </w:rPr>
            </w:pPr>
            <w:r w:rsidRPr="001A4371">
              <w:rPr>
                <w:rFonts w:hint="eastAsia"/>
                <w:highlight w:val="cyan"/>
              </w:rPr>
              <w:t>1</w:t>
            </w:r>
          </w:p>
        </w:tc>
        <w:tc>
          <w:tcPr>
            <w:tcW w:w="567" w:type="dxa"/>
            <w:shd w:val="clear" w:color="auto" w:fill="auto"/>
          </w:tcPr>
          <w:p w14:paraId="76433339" w14:textId="77777777" w:rsidR="00196B7C" w:rsidRPr="001A4371" w:rsidRDefault="00196B7C" w:rsidP="00573394">
            <w:pPr>
              <w:rPr>
                <w:highlight w:val="cyan"/>
              </w:rPr>
            </w:pPr>
            <w:r w:rsidRPr="001A4371">
              <w:rPr>
                <w:rFonts w:hint="eastAsia"/>
                <w:highlight w:val="cyan"/>
              </w:rPr>
              <w:t>2</w:t>
            </w:r>
          </w:p>
        </w:tc>
        <w:tc>
          <w:tcPr>
            <w:tcW w:w="567" w:type="dxa"/>
            <w:shd w:val="clear" w:color="auto" w:fill="auto"/>
          </w:tcPr>
          <w:p w14:paraId="0B1113F0" w14:textId="77777777" w:rsidR="00196B7C" w:rsidRPr="001A4371" w:rsidRDefault="00196B7C" w:rsidP="00573394">
            <w:pPr>
              <w:rPr>
                <w:highlight w:val="darkGray"/>
              </w:rPr>
            </w:pPr>
            <w:r w:rsidRPr="001A4371">
              <w:rPr>
                <w:rFonts w:hint="eastAsia"/>
                <w:highlight w:val="darkGray"/>
              </w:rPr>
              <w:t>4</w:t>
            </w:r>
          </w:p>
        </w:tc>
        <w:tc>
          <w:tcPr>
            <w:tcW w:w="567" w:type="dxa"/>
            <w:shd w:val="clear" w:color="auto" w:fill="auto"/>
          </w:tcPr>
          <w:p w14:paraId="293685FA" w14:textId="77777777" w:rsidR="00196B7C" w:rsidRPr="001A4371" w:rsidRDefault="00196B7C" w:rsidP="00573394">
            <w:pPr>
              <w:rPr>
                <w:highlight w:val="darkGray"/>
              </w:rPr>
            </w:pPr>
            <w:r w:rsidRPr="001A4371">
              <w:rPr>
                <w:rFonts w:hint="eastAsia"/>
                <w:highlight w:val="darkGray"/>
              </w:rPr>
              <w:t>3</w:t>
            </w:r>
          </w:p>
        </w:tc>
      </w:tr>
    </w:tbl>
    <w:p w14:paraId="4824E668" w14:textId="77777777" w:rsidR="00196B7C" w:rsidRDefault="00196B7C" w:rsidP="00196B7C">
      <w:pPr>
        <w:ind w:firstLine="422"/>
        <w:jc w:val="center"/>
        <w:rPr>
          <w:rFonts w:ascii="宋体" w:hAnsi="宋体"/>
          <w:b/>
          <w:bCs/>
        </w:rPr>
      </w:pPr>
      <w:r w:rsidRPr="00C1095F">
        <w:rPr>
          <w:rFonts w:ascii="宋体" w:hAnsi="宋体" w:hint="eastAsia"/>
          <w:b/>
          <w:bCs/>
        </w:rPr>
        <w:t>图2-3</w:t>
      </w:r>
      <w:r w:rsidRPr="00C1095F">
        <w:rPr>
          <w:rFonts w:ascii="宋体" w:hAnsi="宋体"/>
          <w:b/>
          <w:bCs/>
        </w:rPr>
        <w:t xml:space="preserve"> </w:t>
      </w:r>
      <w:r w:rsidRPr="00C1095F">
        <w:rPr>
          <w:rFonts w:ascii="宋体" w:hAnsi="宋体" w:hint="eastAsia"/>
          <w:b/>
          <w:bCs/>
        </w:rPr>
        <w:t>池化操作示意图</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744"/>
      </w:tblGrid>
      <w:tr w:rsidR="00196B7C" w:rsidRPr="001A4371" w14:paraId="2514E1FC" w14:textId="77777777" w:rsidTr="00573394">
        <w:trPr>
          <w:cantSplit/>
          <w:trHeight w:val="567"/>
          <w:jc w:val="center"/>
        </w:trPr>
        <w:tc>
          <w:tcPr>
            <w:tcW w:w="567" w:type="dxa"/>
            <w:shd w:val="clear" w:color="auto" w:fill="auto"/>
          </w:tcPr>
          <w:p w14:paraId="4AA8044A" w14:textId="77777777" w:rsidR="00196B7C" w:rsidRPr="001A4371" w:rsidRDefault="00196B7C" w:rsidP="00573394">
            <w:pPr>
              <w:ind w:firstLine="422"/>
              <w:jc w:val="center"/>
              <w:rPr>
                <w:rFonts w:ascii="宋体" w:hAnsi="宋体"/>
                <w:b/>
                <w:bCs/>
              </w:rPr>
            </w:pPr>
            <w:r w:rsidRPr="001A4371">
              <w:rPr>
                <w:rFonts w:ascii="宋体" w:hAnsi="宋体" w:hint="eastAsia"/>
                <w:b/>
                <w:bCs/>
                <w:highlight w:val="yellow"/>
              </w:rPr>
              <w:t>6</w:t>
            </w:r>
          </w:p>
        </w:tc>
        <w:tc>
          <w:tcPr>
            <w:tcW w:w="567" w:type="dxa"/>
            <w:shd w:val="clear" w:color="auto" w:fill="auto"/>
          </w:tcPr>
          <w:p w14:paraId="2AB962ED" w14:textId="77777777" w:rsidR="00196B7C" w:rsidRPr="001A4371" w:rsidRDefault="00196B7C" w:rsidP="00573394">
            <w:pPr>
              <w:ind w:firstLine="422"/>
              <w:jc w:val="center"/>
              <w:rPr>
                <w:rFonts w:ascii="宋体" w:hAnsi="宋体"/>
                <w:b/>
                <w:bCs/>
              </w:rPr>
            </w:pPr>
            <w:r w:rsidRPr="001A4371">
              <w:rPr>
                <w:rFonts w:ascii="宋体" w:hAnsi="宋体" w:hint="eastAsia"/>
                <w:b/>
                <w:bCs/>
                <w:highlight w:val="green"/>
              </w:rPr>
              <w:t>8</w:t>
            </w:r>
          </w:p>
        </w:tc>
      </w:tr>
      <w:tr w:rsidR="00196B7C" w:rsidRPr="001A4371" w14:paraId="45C1C7E1" w14:textId="77777777" w:rsidTr="00573394">
        <w:trPr>
          <w:cantSplit/>
          <w:trHeight w:val="567"/>
          <w:jc w:val="center"/>
        </w:trPr>
        <w:tc>
          <w:tcPr>
            <w:tcW w:w="567" w:type="dxa"/>
            <w:shd w:val="clear" w:color="auto" w:fill="auto"/>
          </w:tcPr>
          <w:p w14:paraId="2D2E49C1" w14:textId="77777777" w:rsidR="00196B7C" w:rsidRPr="001A4371" w:rsidRDefault="00196B7C" w:rsidP="00573394">
            <w:pPr>
              <w:ind w:firstLine="422"/>
              <w:jc w:val="center"/>
              <w:rPr>
                <w:rFonts w:ascii="宋体" w:hAnsi="宋体"/>
                <w:b/>
                <w:bCs/>
              </w:rPr>
            </w:pPr>
            <w:r w:rsidRPr="001A4371">
              <w:rPr>
                <w:rFonts w:ascii="宋体" w:hAnsi="宋体" w:hint="eastAsia"/>
                <w:b/>
                <w:bCs/>
                <w:highlight w:val="cyan"/>
              </w:rPr>
              <w:t>4</w:t>
            </w:r>
          </w:p>
        </w:tc>
        <w:tc>
          <w:tcPr>
            <w:tcW w:w="567" w:type="dxa"/>
            <w:shd w:val="clear" w:color="auto" w:fill="auto"/>
          </w:tcPr>
          <w:p w14:paraId="63D03658" w14:textId="77777777" w:rsidR="00196B7C" w:rsidRPr="001A4371" w:rsidRDefault="00196B7C" w:rsidP="00573394">
            <w:pPr>
              <w:ind w:firstLine="422"/>
              <w:jc w:val="center"/>
              <w:rPr>
                <w:rFonts w:ascii="宋体" w:hAnsi="宋体"/>
                <w:b/>
                <w:bCs/>
              </w:rPr>
            </w:pPr>
            <w:r w:rsidRPr="001A4371">
              <w:rPr>
                <w:rFonts w:ascii="宋体" w:hAnsi="宋体" w:hint="eastAsia"/>
                <w:b/>
                <w:bCs/>
                <w:highlight w:val="darkGray"/>
              </w:rPr>
              <w:t>4</w:t>
            </w:r>
          </w:p>
        </w:tc>
      </w:tr>
    </w:tbl>
    <w:p w14:paraId="361DCA85" w14:textId="77777777" w:rsidR="00196B7C" w:rsidRDefault="00196B7C" w:rsidP="00196B7C">
      <w:pPr>
        <w:ind w:firstLine="422"/>
        <w:jc w:val="center"/>
        <w:rPr>
          <w:rFonts w:ascii="宋体" w:hAnsi="宋体"/>
          <w:b/>
          <w:bCs/>
        </w:rPr>
      </w:pPr>
      <w:r>
        <w:rPr>
          <w:rFonts w:ascii="宋体" w:hAnsi="宋体" w:hint="eastAsia"/>
          <w:b/>
          <w:bCs/>
        </w:rPr>
        <w:t>图2-4</w:t>
      </w:r>
      <w:r>
        <w:rPr>
          <w:rFonts w:ascii="宋体" w:hAnsi="宋体"/>
          <w:b/>
          <w:bCs/>
        </w:rPr>
        <w:t xml:space="preserve"> </w:t>
      </w:r>
      <w:r>
        <w:rPr>
          <w:rFonts w:ascii="宋体" w:hAnsi="宋体" w:hint="eastAsia"/>
          <w:b/>
          <w:bCs/>
        </w:rPr>
        <w:t>池化结果</w:t>
      </w:r>
    </w:p>
    <w:p w14:paraId="2FEF2A9B" w14:textId="77777777" w:rsidR="00196B7C" w:rsidRDefault="00196B7C" w:rsidP="00196B7C">
      <w:r>
        <w:rPr>
          <w:rFonts w:hint="eastAsia"/>
        </w:rPr>
        <w:t>从中可以看出进行池化后，图片像素由</w:t>
      </w:r>
      <w:r>
        <w:rPr>
          <w:rFonts w:hint="eastAsia"/>
        </w:rPr>
        <w:t>4</w:t>
      </w:r>
      <w:r>
        <w:t>*4</w:t>
      </w:r>
      <w:r>
        <w:rPr>
          <w:rFonts w:hint="eastAsia"/>
        </w:rPr>
        <w:t>被压缩到</w:t>
      </w:r>
      <w:r>
        <w:rPr>
          <w:rFonts w:hint="eastAsia"/>
        </w:rPr>
        <w:t>2*2</w:t>
      </w:r>
      <w:r>
        <w:rPr>
          <w:rFonts w:hint="eastAsia"/>
        </w:rPr>
        <w:t>，这正是池化层能够减少运算量的原因。平均池化与最大池化类似，只不过是由取最大值改为取平均值。</w:t>
      </w:r>
    </w:p>
    <w:p w14:paraId="0542516E" w14:textId="77777777" w:rsidR="00196B7C" w:rsidRDefault="00196B7C" w:rsidP="00196B7C">
      <w:pPr>
        <w:rPr>
          <w:rFonts w:ascii="Segoe UI Emoji" w:hAnsi="Segoe UI Emoji"/>
          <w:color w:val="404040"/>
          <w:shd w:val="clear" w:color="auto" w:fill="FFFFFF"/>
        </w:rPr>
      </w:pPr>
      <w:r>
        <w:rPr>
          <w:rFonts w:hint="eastAsia"/>
        </w:rPr>
        <w:t>全连接的含义为</w:t>
      </w:r>
      <w:r>
        <w:rPr>
          <w:rFonts w:ascii="Segoe UI Emoji" w:hAnsi="Segoe UI Emoji"/>
          <w:color w:val="404040"/>
          <w:shd w:val="clear" w:color="auto" w:fill="FFFFFF"/>
        </w:rPr>
        <w:t>两层之间所有神经元都有权重连接，也就是跟传统的神经网络神经元的连接方式是一样的</w:t>
      </w:r>
      <w:r>
        <w:rPr>
          <w:rFonts w:ascii="Segoe UI Emoji" w:hAnsi="Segoe UI Emoji" w:hint="eastAsia"/>
          <w:color w:val="404040"/>
          <w:shd w:val="clear" w:color="auto" w:fill="FFFFFF"/>
        </w:rPr>
        <w:t>。</w:t>
      </w:r>
    </w:p>
    <w:p w14:paraId="5C3AA99F" w14:textId="77777777" w:rsidR="00196B7C" w:rsidRPr="00A12D32" w:rsidRDefault="00196B7C" w:rsidP="00196B7C">
      <w:pPr>
        <w:pStyle w:val="4"/>
      </w:pPr>
      <w:r w:rsidRPr="008B533D">
        <w:rPr>
          <w:rFonts w:hint="eastAsia"/>
        </w:rPr>
        <w:t>2.1.2.</w:t>
      </w:r>
      <w:r>
        <w:t xml:space="preserve">2 </w:t>
      </w:r>
      <w:r w:rsidRPr="008B533D">
        <w:rPr>
          <w:rFonts w:hint="eastAsia"/>
        </w:rPr>
        <w:t>深度学习</w:t>
      </w:r>
    </w:p>
    <w:p w14:paraId="518A2F99" w14:textId="77777777" w:rsidR="00196B7C" w:rsidRDefault="00196B7C" w:rsidP="00196B7C">
      <w:pPr>
        <w:autoSpaceDE w:val="0"/>
        <w:autoSpaceDN w:val="0"/>
        <w:spacing w:before="100" w:beforeAutospacing="1" w:after="100" w:afterAutospacing="1"/>
        <w:ind w:left="420"/>
        <w:jc w:val="left"/>
        <w:rPr>
          <w:rFonts w:ascii="Segoe UI Emoji" w:hAnsi="Segoe UI Emoji"/>
          <w:color w:val="404040"/>
          <w:shd w:val="clear" w:color="auto" w:fill="FFFFFF"/>
        </w:rPr>
      </w:pPr>
      <w:r>
        <w:rPr>
          <w:rFonts w:hAnsi="宋体" w:hint="eastAsia"/>
          <w:szCs w:val="24"/>
        </w:rPr>
        <w:t>深度学习是采用神经网络的机器学习框架的机器学习。也就是说，深度学习是以神经网络为学习策略的机器学习，这意味着深度学习是机器学习的一个组成部分。</w:t>
      </w:r>
    </w:p>
    <w:p w14:paraId="3D50DD92" w14:textId="77777777" w:rsidR="00196B7C" w:rsidRPr="009A2C61" w:rsidRDefault="00196B7C" w:rsidP="00196B7C">
      <w:pPr>
        <w:autoSpaceDE w:val="0"/>
        <w:autoSpaceDN w:val="0"/>
        <w:spacing w:before="100" w:beforeAutospacing="1" w:after="100" w:afterAutospacing="1"/>
        <w:ind w:left="420"/>
        <w:jc w:val="left"/>
        <w:rPr>
          <w:rFonts w:hAnsi="宋体"/>
          <w:szCs w:val="24"/>
        </w:rPr>
      </w:pPr>
      <w:r>
        <w:rPr>
          <w:rFonts w:ascii="Segoe UI Emoji" w:hAnsi="Segoe UI Emoji" w:hint="eastAsia"/>
          <w:color w:val="404040"/>
          <w:shd w:val="clear" w:color="auto" w:fill="FFFFFF"/>
        </w:rPr>
        <w:t>通常来讲，训练数据足够多的前提下，隐藏层的深度越深、神经元的数量越多，模型就能发现数据中更复杂的规律。正因如此，</w:t>
      </w:r>
      <w:r>
        <w:rPr>
          <w:rFonts w:ascii="Segoe UI Emoji" w:hAnsi="Segoe UI Emoji"/>
          <w:color w:val="404040"/>
          <w:shd w:val="clear" w:color="auto" w:fill="FFFFFF"/>
        </w:rPr>
        <w:t>深度学习的感知能力远强于传统的机器学习方法</w:t>
      </w:r>
      <w:r>
        <w:rPr>
          <w:rFonts w:ascii="Segoe UI Emoji" w:hAnsi="Segoe UI Emoji" w:hint="eastAsia"/>
          <w:color w:val="404040"/>
          <w:shd w:val="clear" w:color="auto" w:fill="FFFFFF"/>
        </w:rPr>
        <w:t>。有意思的是，</w:t>
      </w:r>
      <w:r>
        <w:rPr>
          <w:rFonts w:ascii="Segoe UI Emoji" w:hAnsi="Segoe UI Emoji"/>
          <w:color w:val="404040"/>
          <w:shd w:val="clear" w:color="auto" w:fill="FFFFFF"/>
        </w:rPr>
        <w:t>即便一个深度学习模型已经训练得非常</w:t>
      </w:r>
      <w:r>
        <w:rPr>
          <w:rFonts w:ascii="Segoe UI Emoji" w:hAnsi="Segoe UI Emoji" w:hint="eastAsia"/>
          <w:color w:val="404040"/>
          <w:shd w:val="clear" w:color="auto" w:fill="FFFFFF"/>
        </w:rPr>
        <w:t>完善</w:t>
      </w:r>
      <w:r>
        <w:rPr>
          <w:rFonts w:ascii="Segoe UI Emoji" w:hAnsi="Segoe UI Emoji"/>
          <w:color w:val="404040"/>
          <w:shd w:val="clear" w:color="auto" w:fill="FFFFFF"/>
        </w:rPr>
        <w:t>，可以非常好地</w:t>
      </w:r>
      <w:r>
        <w:rPr>
          <w:rFonts w:ascii="Segoe UI Emoji" w:hAnsi="Segoe UI Emoji" w:hint="eastAsia"/>
          <w:color w:val="404040"/>
          <w:shd w:val="clear" w:color="auto" w:fill="FFFFFF"/>
        </w:rPr>
        <w:t>拟合数据</w:t>
      </w:r>
      <w:r>
        <w:rPr>
          <w:rFonts w:ascii="Segoe UI Emoji" w:hAnsi="Segoe UI Emoji"/>
          <w:color w:val="404040"/>
          <w:shd w:val="clear" w:color="auto" w:fill="FFFFFF"/>
        </w:rPr>
        <w:t>，但</w:t>
      </w:r>
      <w:r>
        <w:rPr>
          <w:rFonts w:ascii="Segoe UI Emoji" w:hAnsi="Segoe UI Emoji" w:hint="eastAsia"/>
          <w:color w:val="404040"/>
          <w:shd w:val="clear" w:color="auto" w:fill="FFFFFF"/>
        </w:rPr>
        <w:t>设计该模型的工程师也很难说出为什么这些神经元要以这样的结构排列，某一层或者某个神经元对结果有什么影响。</w:t>
      </w:r>
      <w:r>
        <w:rPr>
          <w:lang w:val="x-none"/>
        </w:rPr>
        <w:tab/>
      </w:r>
    </w:p>
    <w:p w14:paraId="6250ED79" w14:textId="77777777" w:rsidR="00196B7C" w:rsidRPr="00196B7C" w:rsidRDefault="00196B7C" w:rsidP="00196B7C">
      <w:pPr>
        <w:pStyle w:val="3"/>
        <w:spacing w:before="156" w:after="156"/>
        <w:ind w:left="210"/>
      </w:pPr>
      <w:bookmarkStart w:id="22" w:name="_Toc390431629"/>
      <w:bookmarkStart w:id="23" w:name="_Toc39414418"/>
      <w:bookmarkStart w:id="24" w:name="_Toc40809119"/>
      <w:r w:rsidRPr="00196B7C">
        <w:rPr>
          <w:rFonts w:hint="eastAsia"/>
        </w:rPr>
        <w:t xml:space="preserve">2.1.3 </w:t>
      </w:r>
      <w:r w:rsidRPr="00196B7C">
        <w:rPr>
          <w:rFonts w:hint="eastAsia"/>
        </w:rPr>
        <w:t>机器学习的应用与未来</w:t>
      </w:r>
      <w:bookmarkEnd w:id="22"/>
      <w:bookmarkEnd w:id="23"/>
      <w:bookmarkEnd w:id="24"/>
    </w:p>
    <w:p w14:paraId="55B32714" w14:textId="468AEEEB" w:rsidR="00196B7C" w:rsidRDefault="00196B7C" w:rsidP="00196B7C">
      <w:pPr>
        <w:rPr>
          <w:lang w:val="x-none"/>
        </w:rPr>
      </w:pPr>
      <w:r>
        <w:rPr>
          <w:rFonts w:hint="eastAsia"/>
          <w:lang w:val="x-none"/>
        </w:rPr>
        <w:t>首先，在应用方面，随着数字化的普及，机器学习在将来可以应用到教育领域。如今，绝大多数高校的学生的学习和生活，都留下了“数字轨迹“。学生的考试成绩、图书馆的借阅记录、学生上课的点名打卡记录、学生一卡通的消费记录、学校</w:t>
      </w:r>
      <w:r>
        <w:rPr>
          <w:rFonts w:hint="eastAsia"/>
          <w:lang w:val="x-none"/>
        </w:rPr>
        <w:t>Wifi</w:t>
      </w:r>
      <w:r>
        <w:rPr>
          <w:rFonts w:hint="eastAsia"/>
          <w:lang w:val="x-none"/>
        </w:rPr>
        <w:t>基站的连接记录、学生支付宝和微信的消费记录……无一不是数字轨迹的体现。而机器学习完全可以依赖这些轨迹数据预测学生的考试成绩、分析学生的贫困程度（进行贫困生认定），从而督促学生学习，优化课程安排，做到因材施教。此外，还可以进行智能化助学金、奖学金评定</w:t>
      </w:r>
      <w:r>
        <w:rPr>
          <w:lang w:val="x-none"/>
        </w:rPr>
        <w:t xml:space="preserve"> </w:t>
      </w:r>
      <w:r>
        <w:rPr>
          <w:rFonts w:hint="eastAsia"/>
          <w:lang w:val="x-none"/>
        </w:rPr>
        <w:t>。</w:t>
      </w:r>
    </w:p>
    <w:p w14:paraId="54EF083A" w14:textId="5AFC7E98" w:rsidR="00196B7C" w:rsidRDefault="00196B7C" w:rsidP="00196B7C">
      <w:pPr>
        <w:rPr>
          <w:lang w:val="x-none"/>
        </w:rPr>
      </w:pPr>
      <w:r>
        <w:rPr>
          <w:rFonts w:hint="eastAsia"/>
          <w:lang w:val="x-none"/>
        </w:rPr>
        <w:t>再者，在基础理论方面，正如前文提到的，目前深度学习还处于“黑匣子“状态。这让人不免有些担心，因为我们不知道计算机到底学到了什么，这会不会产生对人类有危害的智慧也是个未知数。在未来，可解释的机器学习模型可能会被提出。正如牛顿所说，真理永远是简单的。目前的机器学</w:t>
      </w:r>
      <w:r>
        <w:rPr>
          <w:rFonts w:hint="eastAsia"/>
          <w:lang w:val="x-none"/>
        </w:rPr>
        <w:lastRenderedPageBreak/>
        <w:t>习模型过于复杂，复杂到令人难以解释。未来机器学习模型会与物理学、数学上的公式一样，简单而富有美感。</w:t>
      </w:r>
    </w:p>
    <w:p w14:paraId="711B6A5D" w14:textId="77777777" w:rsidR="00196B7C" w:rsidRDefault="00196B7C" w:rsidP="00196B7C">
      <w:pPr>
        <w:rPr>
          <w:lang w:val="x-none"/>
        </w:rPr>
      </w:pPr>
    </w:p>
    <w:p w14:paraId="43CC750F" w14:textId="77777777" w:rsidR="00196B7C" w:rsidRPr="00196B7C" w:rsidRDefault="00196B7C" w:rsidP="00196B7C">
      <w:pPr>
        <w:pStyle w:val="2"/>
        <w:spacing w:before="156" w:after="156"/>
        <w:ind w:left="105"/>
      </w:pPr>
      <w:bookmarkStart w:id="25" w:name="_Toc39414419"/>
      <w:bookmarkStart w:id="26" w:name="_Toc40809120"/>
      <w:r w:rsidRPr="00196B7C">
        <w:rPr>
          <w:rFonts w:hint="eastAsia"/>
        </w:rPr>
        <w:t>2.2 TensorFlow</w:t>
      </w:r>
      <w:r w:rsidRPr="00196B7C">
        <w:rPr>
          <w:rFonts w:hint="eastAsia"/>
        </w:rPr>
        <w:t>介绍</w:t>
      </w:r>
      <w:bookmarkEnd w:id="25"/>
      <w:bookmarkEnd w:id="26"/>
    </w:p>
    <w:p w14:paraId="15B3A348" w14:textId="77777777" w:rsidR="00196B7C" w:rsidRPr="00196B7C" w:rsidRDefault="00196B7C" w:rsidP="00196B7C">
      <w:pPr>
        <w:pStyle w:val="3"/>
        <w:spacing w:before="156" w:after="156"/>
        <w:ind w:left="210"/>
      </w:pPr>
      <w:bookmarkStart w:id="27" w:name="_Toc390431630"/>
      <w:bookmarkStart w:id="28" w:name="_Toc39414420"/>
      <w:bookmarkStart w:id="29" w:name="_Toc40809121"/>
      <w:r w:rsidRPr="00196B7C">
        <w:rPr>
          <w:rFonts w:hint="eastAsia"/>
        </w:rPr>
        <w:t xml:space="preserve">2.2.1 </w:t>
      </w:r>
      <w:bookmarkEnd w:id="27"/>
      <w:r w:rsidRPr="00196B7C">
        <w:rPr>
          <w:rFonts w:hint="eastAsia"/>
        </w:rPr>
        <w:t>TensorFlow</w:t>
      </w:r>
      <w:r w:rsidRPr="00196B7C">
        <w:rPr>
          <w:rFonts w:hint="eastAsia"/>
        </w:rPr>
        <w:t>概述</w:t>
      </w:r>
      <w:bookmarkEnd w:id="28"/>
      <w:bookmarkEnd w:id="29"/>
    </w:p>
    <w:p w14:paraId="278BCB0A" w14:textId="66C00B71" w:rsidR="00196B7C" w:rsidRPr="00D41F83" w:rsidRDefault="00196B7C" w:rsidP="00196B7C">
      <w:pPr>
        <w:rPr>
          <w:lang w:val="x-none"/>
        </w:rPr>
      </w:pPr>
      <w:r>
        <w:rPr>
          <w:rFonts w:ascii="Segoe UI Emoji" w:hAnsi="Segoe UI Emoji"/>
          <w:color w:val="404040"/>
          <w:shd w:val="clear" w:color="auto" w:fill="FFFFFF"/>
        </w:rPr>
        <w:t>TensorFlow</w:t>
      </w:r>
      <w:r>
        <w:rPr>
          <w:rFonts w:ascii="Segoe UI Emoji" w:hAnsi="Segoe UI Emoji"/>
          <w:color w:val="404040"/>
          <w:shd w:val="clear" w:color="auto" w:fill="FFFFFF"/>
        </w:rPr>
        <w:t>是谷歌于</w:t>
      </w:r>
      <w:r>
        <w:rPr>
          <w:rFonts w:ascii="Segoe UI Emoji" w:hAnsi="Segoe UI Emoji"/>
          <w:color w:val="404040"/>
          <w:shd w:val="clear" w:color="auto" w:fill="FFFFFF"/>
        </w:rPr>
        <w:t>2015</w:t>
      </w:r>
      <w:r>
        <w:rPr>
          <w:rFonts w:ascii="Segoe UI Emoji" w:hAnsi="Segoe UI Emoji"/>
          <w:color w:val="404040"/>
          <w:shd w:val="clear" w:color="auto" w:fill="FFFFFF"/>
        </w:rPr>
        <w:t>年</w:t>
      </w:r>
      <w:r>
        <w:rPr>
          <w:rFonts w:ascii="Segoe UI Emoji" w:hAnsi="Segoe UI Emoji"/>
          <w:color w:val="404040"/>
          <w:shd w:val="clear" w:color="auto" w:fill="FFFFFF"/>
        </w:rPr>
        <w:t>11</w:t>
      </w:r>
      <w:r>
        <w:rPr>
          <w:rFonts w:ascii="Segoe UI Emoji" w:hAnsi="Segoe UI Emoji"/>
          <w:color w:val="404040"/>
          <w:shd w:val="clear" w:color="auto" w:fill="FFFFFF"/>
        </w:rPr>
        <w:t>月</w:t>
      </w:r>
      <w:r>
        <w:rPr>
          <w:rFonts w:ascii="Segoe UI Emoji" w:hAnsi="Segoe UI Emoji"/>
          <w:color w:val="404040"/>
          <w:shd w:val="clear" w:color="auto" w:fill="FFFFFF"/>
        </w:rPr>
        <w:t>9</w:t>
      </w:r>
      <w:r>
        <w:rPr>
          <w:rFonts w:ascii="Segoe UI Emoji" w:hAnsi="Segoe UI Emoji"/>
          <w:color w:val="404040"/>
          <w:shd w:val="clear" w:color="auto" w:fill="FFFFFF"/>
        </w:rPr>
        <w:t>日正式开源的计算框架。</w:t>
      </w:r>
      <w:r>
        <w:rPr>
          <w:rFonts w:ascii="Segoe UI Emoji" w:hAnsi="Segoe UI Emoji"/>
          <w:color w:val="404040"/>
          <w:shd w:val="clear" w:color="auto" w:fill="FFFFFF"/>
        </w:rPr>
        <w:t>TensorFlow</w:t>
      </w:r>
      <w:r>
        <w:rPr>
          <w:rFonts w:ascii="Segoe UI Emoji" w:hAnsi="Segoe UI Emoji"/>
          <w:color w:val="404040"/>
          <w:shd w:val="clear" w:color="auto" w:fill="FFFFFF"/>
        </w:rPr>
        <w:t>计算框架可以很好地支持深度学习的各种算法，但它的应用也不限于深度学习。</w:t>
      </w:r>
    </w:p>
    <w:p w14:paraId="38F8F5DB" w14:textId="77777777" w:rsidR="00196B7C" w:rsidRPr="00196B7C" w:rsidRDefault="00196B7C" w:rsidP="00196B7C">
      <w:pPr>
        <w:pStyle w:val="3"/>
        <w:spacing w:before="156" w:after="156"/>
        <w:ind w:left="210"/>
      </w:pPr>
      <w:bookmarkStart w:id="30" w:name="_Toc390431631"/>
      <w:bookmarkStart w:id="31" w:name="_Toc39414421"/>
      <w:bookmarkStart w:id="32" w:name="_Toc40809122"/>
      <w:r w:rsidRPr="00196B7C">
        <w:rPr>
          <w:rFonts w:hint="eastAsia"/>
        </w:rPr>
        <w:t>2.2.2 TensorFlow</w:t>
      </w:r>
      <w:r w:rsidRPr="00196B7C">
        <w:rPr>
          <w:rFonts w:hint="eastAsia"/>
        </w:rPr>
        <w:t>的发展</w:t>
      </w:r>
      <w:bookmarkEnd w:id="30"/>
      <w:bookmarkEnd w:id="31"/>
      <w:bookmarkEnd w:id="32"/>
    </w:p>
    <w:p w14:paraId="41FCA761" w14:textId="7083D9B8" w:rsidR="00196B7C" w:rsidRPr="00FC744E" w:rsidRDefault="00196B7C" w:rsidP="00196B7C">
      <w:pPr>
        <w:rPr>
          <w:rFonts w:ascii="宋体" w:hAnsi="宋体"/>
          <w:b/>
          <w:bCs/>
          <w:lang w:eastAsia="x-none"/>
        </w:rPr>
      </w:pPr>
      <w:r w:rsidRPr="00F12CFE">
        <w:rPr>
          <w:rFonts w:ascii="宋体" w:hAnsi="宋体" w:hint="eastAsia"/>
        </w:rPr>
        <w:t>TensorFlow的前身是</w:t>
      </w:r>
      <w:r>
        <w:rPr>
          <w:rFonts w:ascii="宋体" w:hAnsi="宋体" w:hint="eastAsia"/>
        </w:rPr>
        <w:t>出现于2011年</w:t>
      </w:r>
      <w:r w:rsidRPr="00F12CFE">
        <w:rPr>
          <w:rFonts w:ascii="宋体" w:hAnsi="宋体" w:hint="eastAsia"/>
        </w:rPr>
        <w:t>谷歌的</w:t>
      </w:r>
      <w:r w:rsidRPr="00F12CFE">
        <w:rPr>
          <w:rFonts w:ascii="宋体" w:hAnsi="宋体"/>
          <w:color w:val="404040"/>
          <w:shd w:val="clear" w:color="auto" w:fill="FFFFFF"/>
        </w:rPr>
        <w:t>DistBelief</w:t>
      </w:r>
      <w:r>
        <w:rPr>
          <w:rFonts w:ascii="宋体" w:hAnsi="宋体" w:hint="eastAsia"/>
          <w:color w:val="404040"/>
          <w:shd w:val="clear" w:color="auto" w:fill="FFFFFF"/>
        </w:rPr>
        <w:t>。 2015年，谷歌针对</w:t>
      </w:r>
      <w:r w:rsidRPr="00F12CFE">
        <w:rPr>
          <w:rFonts w:ascii="宋体" w:hAnsi="宋体"/>
          <w:color w:val="404040"/>
          <w:shd w:val="clear" w:color="auto" w:fill="FFFFFF"/>
        </w:rPr>
        <w:t>DistBelief</w:t>
      </w:r>
      <w:r>
        <w:rPr>
          <w:rFonts w:ascii="宋体" w:hAnsi="宋体" w:hint="eastAsia"/>
          <w:color w:val="404040"/>
          <w:shd w:val="clear" w:color="auto" w:fill="FFFFFF"/>
        </w:rPr>
        <w:t>进行改进，并改名为TensorFlow，版本号为0.8。来年，也就是2016年，谷歌发布了0.9版本，该版本添加了iOS系统的支持。</w:t>
      </w:r>
      <w:r w:rsidRPr="00FC744E">
        <w:rPr>
          <w:rFonts w:ascii="宋体" w:hAnsi="宋体" w:hint="eastAsia"/>
        </w:rPr>
        <w:t>2017年，谷歌</w:t>
      </w:r>
      <w:r>
        <w:rPr>
          <w:rFonts w:ascii="宋体" w:hAnsi="宋体" w:hint="eastAsia"/>
        </w:rPr>
        <w:t>先后</w:t>
      </w:r>
      <w:r w:rsidRPr="00FC744E">
        <w:rPr>
          <w:rFonts w:ascii="宋体" w:hAnsi="宋体" w:hint="eastAsia"/>
        </w:rPr>
        <w:t>公布了 TensorFlow 1.0.0-alpha</w:t>
      </w:r>
      <w:r>
        <w:rPr>
          <w:rFonts w:ascii="宋体" w:hAnsi="宋体" w:hint="eastAsia"/>
        </w:rPr>
        <w:t>、</w:t>
      </w:r>
      <w:r w:rsidRPr="00FC744E">
        <w:rPr>
          <w:rFonts w:ascii="宋体" w:hAnsi="宋体" w:hint="eastAsia"/>
        </w:rPr>
        <w:t>TensorFlow 1.0.0-rc0</w:t>
      </w:r>
      <w:r>
        <w:rPr>
          <w:rFonts w:ascii="宋体" w:hAnsi="宋体" w:hint="eastAsia"/>
        </w:rPr>
        <w:t>。2019年，谷歌发布了支持Keras接口的TensorFlow2.0，简化了API，大大减小了入门难度。</w:t>
      </w:r>
    </w:p>
    <w:p w14:paraId="14ADFF65" w14:textId="77777777" w:rsidR="00196B7C" w:rsidRDefault="00196B7C" w:rsidP="00196B7C">
      <w:pPr>
        <w:pStyle w:val="3"/>
        <w:spacing w:before="156" w:beforeAutospacing="1" w:after="156" w:afterAutospacing="1" w:line="360" w:lineRule="auto"/>
        <w:ind w:left="210"/>
        <w:rPr>
          <w:rFonts w:ascii="黑体" w:hAnsi="黑体"/>
          <w:sz w:val="28"/>
        </w:rPr>
      </w:pPr>
      <w:bookmarkStart w:id="33" w:name="_Toc390431632"/>
      <w:bookmarkStart w:id="34" w:name="_Toc39414422"/>
      <w:bookmarkStart w:id="35" w:name="_Toc40809123"/>
      <w:r w:rsidRPr="00F9058C">
        <w:rPr>
          <w:rFonts w:ascii="黑体" w:hAnsi="黑体" w:hint="eastAsia"/>
          <w:sz w:val="28"/>
        </w:rPr>
        <w:t xml:space="preserve">2.2.3 </w:t>
      </w:r>
      <w:r>
        <w:rPr>
          <w:rFonts w:ascii="黑体" w:hAnsi="黑体" w:hint="eastAsia"/>
          <w:sz w:val="28"/>
        </w:rPr>
        <w:t>TensorFlow2.0</w:t>
      </w:r>
      <w:r w:rsidRPr="00F9058C">
        <w:rPr>
          <w:rFonts w:ascii="黑体" w:hAnsi="黑体" w:hint="eastAsia"/>
          <w:sz w:val="28"/>
        </w:rPr>
        <w:t>的</w:t>
      </w:r>
      <w:bookmarkEnd w:id="33"/>
      <w:r>
        <w:rPr>
          <w:rFonts w:ascii="黑体" w:hAnsi="黑体" w:hint="eastAsia"/>
          <w:sz w:val="28"/>
        </w:rPr>
        <w:t>优点</w:t>
      </w:r>
      <w:bookmarkEnd w:id="34"/>
      <w:bookmarkEnd w:id="35"/>
    </w:p>
    <w:p w14:paraId="722B8048" w14:textId="3E780531" w:rsidR="00196B7C" w:rsidRDefault="00196B7C" w:rsidP="00196B7C">
      <w:pPr>
        <w:rPr>
          <w:lang w:val="x-none"/>
        </w:rPr>
      </w:pPr>
      <w:r>
        <w:rPr>
          <w:rFonts w:hint="eastAsia"/>
          <w:lang w:val="x-none"/>
        </w:rPr>
        <w:t>相比于</w:t>
      </w:r>
      <w:r>
        <w:rPr>
          <w:rFonts w:hint="eastAsia"/>
          <w:lang w:val="x-none"/>
        </w:rPr>
        <w:t>Tensorflow1.0</w:t>
      </w:r>
      <w:r>
        <w:rPr>
          <w:rFonts w:hint="eastAsia"/>
          <w:lang w:val="x-none"/>
        </w:rPr>
        <w:t>，它具有以下优点：</w:t>
      </w:r>
    </w:p>
    <w:p w14:paraId="09E54C03" w14:textId="77777777" w:rsidR="00196B7C" w:rsidRDefault="00196B7C" w:rsidP="00196B7C">
      <w:pPr>
        <w:numPr>
          <w:ilvl w:val="0"/>
          <w:numId w:val="6"/>
        </w:numPr>
        <w:adjustRightInd w:val="0"/>
        <w:ind w:firstLineChars="0"/>
        <w:textAlignment w:val="baseline"/>
        <w:rPr>
          <w:lang w:val="x-none"/>
        </w:rPr>
      </w:pPr>
      <w:r>
        <w:rPr>
          <w:rFonts w:hint="eastAsia"/>
          <w:lang w:val="x-none"/>
        </w:rPr>
        <w:t>调试简单</w:t>
      </w:r>
    </w:p>
    <w:p w14:paraId="3CA1BA53" w14:textId="77777777" w:rsidR="00196B7C" w:rsidRDefault="00196B7C" w:rsidP="00196B7C">
      <w:pPr>
        <w:numPr>
          <w:ilvl w:val="0"/>
          <w:numId w:val="6"/>
        </w:numPr>
        <w:adjustRightInd w:val="0"/>
        <w:ind w:firstLineChars="0"/>
        <w:textAlignment w:val="baseline"/>
        <w:rPr>
          <w:lang w:val="x-none"/>
        </w:rPr>
      </w:pPr>
      <w:r>
        <w:rPr>
          <w:rFonts w:hint="eastAsia"/>
          <w:lang w:val="x-none"/>
        </w:rPr>
        <w:t>API</w:t>
      </w:r>
      <w:r>
        <w:rPr>
          <w:rFonts w:hint="eastAsia"/>
          <w:lang w:val="x-none"/>
        </w:rPr>
        <w:t>相对清晰</w:t>
      </w:r>
    </w:p>
    <w:p w14:paraId="2375D493" w14:textId="77777777" w:rsidR="00196B7C" w:rsidRPr="005711CB" w:rsidRDefault="00196B7C" w:rsidP="00196B7C">
      <w:pPr>
        <w:numPr>
          <w:ilvl w:val="0"/>
          <w:numId w:val="6"/>
        </w:numPr>
        <w:adjustRightInd w:val="0"/>
        <w:ind w:firstLineChars="0"/>
        <w:textAlignment w:val="baseline"/>
        <w:rPr>
          <w:lang w:val="x-none"/>
        </w:rPr>
      </w:pPr>
      <w:r>
        <w:rPr>
          <w:rFonts w:hint="eastAsia"/>
          <w:lang w:val="x-none"/>
        </w:rPr>
        <w:t>易上手</w:t>
      </w:r>
      <w:r w:rsidRPr="00664667">
        <w:rPr>
          <w:rFonts w:hAnsi="宋体" w:hint="eastAsia"/>
          <w:szCs w:val="24"/>
        </w:rPr>
        <w:t xml:space="preserve"> </w:t>
      </w:r>
    </w:p>
    <w:p w14:paraId="60C86103" w14:textId="77777777" w:rsidR="00AF4E33" w:rsidRDefault="00AF4E33" w:rsidP="00AF4E33">
      <w:pPr>
        <w:ind w:firstLineChars="0" w:firstLine="0"/>
        <w:rPr>
          <w:lang w:val="x-none"/>
        </w:rPr>
      </w:pPr>
    </w:p>
    <w:p w14:paraId="5457B383" w14:textId="77777777" w:rsidR="00AF4E33" w:rsidRPr="00AF4E33" w:rsidRDefault="00AF4E33" w:rsidP="00AF4E33">
      <w:pPr>
        <w:pStyle w:val="2"/>
        <w:spacing w:before="156" w:after="156"/>
        <w:ind w:left="105"/>
      </w:pPr>
      <w:bookmarkStart w:id="36" w:name="_Toc40809124"/>
      <w:r w:rsidRPr="00AF4E33">
        <w:rPr>
          <w:rFonts w:hint="eastAsia"/>
        </w:rPr>
        <w:t>2.3 YOLO</w:t>
      </w:r>
      <w:r w:rsidRPr="00AF4E33">
        <w:rPr>
          <w:rFonts w:hint="eastAsia"/>
        </w:rPr>
        <w:t>与</w:t>
      </w:r>
      <w:r w:rsidRPr="00AF4E33">
        <w:rPr>
          <w:rFonts w:hint="eastAsia"/>
        </w:rPr>
        <w:t>darknet</w:t>
      </w:r>
      <w:bookmarkEnd w:id="36"/>
    </w:p>
    <w:p w14:paraId="438E8128" w14:textId="77777777" w:rsidR="00AF4E33" w:rsidRPr="00AF4E33" w:rsidRDefault="00AF4E33" w:rsidP="00AF4E33">
      <w:pPr>
        <w:pStyle w:val="3"/>
        <w:spacing w:before="156" w:after="156"/>
        <w:ind w:left="210"/>
      </w:pPr>
      <w:bookmarkStart w:id="37" w:name="_Toc40809125"/>
      <w:r w:rsidRPr="00AF4E33">
        <w:rPr>
          <w:rFonts w:hint="eastAsia"/>
        </w:rPr>
        <w:t>2.3.1 YOLO</w:t>
      </w:r>
      <w:r w:rsidRPr="00AF4E33">
        <w:rPr>
          <w:rFonts w:hint="eastAsia"/>
        </w:rPr>
        <w:t>简介</w:t>
      </w:r>
      <w:bookmarkEnd w:id="37"/>
    </w:p>
    <w:p w14:paraId="4CFDA9D5" w14:textId="77777777" w:rsidR="00AF4E33" w:rsidRPr="00AF4E33" w:rsidRDefault="00AF4E33" w:rsidP="00AF4E33">
      <w:pPr>
        <w:rPr>
          <w:rFonts w:ascii="宋体" w:hAnsi="宋体"/>
          <w:color w:val="4D4D4D"/>
          <w:shd w:val="clear" w:color="auto" w:fill="FFFFFF"/>
        </w:rPr>
      </w:pPr>
      <w:r w:rsidRPr="00AF4E33">
        <w:rPr>
          <w:rFonts w:ascii="宋体" w:hAnsi="宋体" w:hint="eastAsia"/>
          <w:lang w:val="x-none"/>
        </w:rPr>
        <w:t>Y</w:t>
      </w:r>
      <w:r w:rsidRPr="00AF4E33">
        <w:rPr>
          <w:rFonts w:ascii="宋体" w:hAnsi="宋体"/>
          <w:lang w:val="x-none"/>
        </w:rPr>
        <w:t>OLO</w:t>
      </w:r>
      <w:r w:rsidRPr="00AF4E33">
        <w:rPr>
          <w:rFonts w:ascii="宋体" w:hAnsi="宋体"/>
          <w:vertAlign w:val="subscript"/>
          <w:lang w:val="x-none"/>
        </w:rPr>
        <w:t>[4]</w:t>
      </w:r>
      <w:r w:rsidRPr="00AF4E33">
        <w:rPr>
          <w:rFonts w:ascii="宋体" w:hAnsi="宋体" w:hint="eastAsia"/>
          <w:lang w:val="x-none"/>
        </w:rPr>
        <w:t>，被解释为</w:t>
      </w:r>
      <w:r w:rsidRPr="00AF4E33">
        <w:rPr>
          <w:rFonts w:ascii="宋体" w:hAnsi="宋体" w:hint="eastAsia"/>
          <w:color w:val="4D4D4D"/>
          <w:shd w:val="clear" w:color="auto" w:fill="FFFFFF"/>
        </w:rPr>
        <w:t>You Only Look Once: Unified, Real-Time Object Detection。它是一种一体化的实时目标检测与分类算法模型。它只通过一次卷积就能实现端到端的预测，而它的运算速度，是保证实时性的关键。</w:t>
      </w:r>
    </w:p>
    <w:p w14:paraId="3A69231A" w14:textId="77777777" w:rsidR="00AF4E33" w:rsidRDefault="00AF4E33" w:rsidP="00AF4E33">
      <w:pPr>
        <w:pStyle w:val="3"/>
        <w:spacing w:before="156" w:beforeAutospacing="1" w:after="156" w:afterAutospacing="1" w:line="360" w:lineRule="auto"/>
        <w:ind w:left="210"/>
        <w:rPr>
          <w:rFonts w:ascii="黑体" w:hAnsi="黑体"/>
          <w:sz w:val="28"/>
        </w:rPr>
      </w:pPr>
      <w:bookmarkStart w:id="38" w:name="_Toc40809126"/>
      <w:r w:rsidRPr="00F9058C">
        <w:rPr>
          <w:rFonts w:ascii="黑体" w:hAnsi="黑体" w:hint="eastAsia"/>
          <w:sz w:val="28"/>
        </w:rPr>
        <w:t>2.</w:t>
      </w:r>
      <w:r>
        <w:rPr>
          <w:rFonts w:ascii="黑体" w:hAnsi="黑体" w:hint="eastAsia"/>
          <w:sz w:val="28"/>
        </w:rPr>
        <w:t>3</w:t>
      </w:r>
      <w:r w:rsidRPr="00F9058C">
        <w:rPr>
          <w:rFonts w:ascii="黑体" w:hAnsi="黑体" w:hint="eastAsia"/>
          <w:sz w:val="28"/>
        </w:rPr>
        <w:t>.</w:t>
      </w:r>
      <w:r>
        <w:rPr>
          <w:rFonts w:ascii="黑体" w:hAnsi="黑体" w:hint="eastAsia"/>
          <w:sz w:val="28"/>
        </w:rPr>
        <w:t>2</w:t>
      </w:r>
      <w:r w:rsidRPr="00F9058C">
        <w:rPr>
          <w:rFonts w:ascii="黑体" w:hAnsi="黑体" w:hint="eastAsia"/>
          <w:sz w:val="28"/>
        </w:rPr>
        <w:t xml:space="preserve"> </w:t>
      </w:r>
      <w:r>
        <w:rPr>
          <w:rFonts w:ascii="黑体" w:hAnsi="黑体" w:hint="eastAsia"/>
          <w:sz w:val="28"/>
        </w:rPr>
        <w:t>YOLO原理</w:t>
      </w:r>
      <w:bookmarkEnd w:id="38"/>
    </w:p>
    <w:p w14:paraId="6E74644D" w14:textId="77777777" w:rsidR="00AF4E33" w:rsidRPr="00520995" w:rsidRDefault="00AF4E33" w:rsidP="00AF4E33">
      <w:pPr>
        <w:pStyle w:val="4"/>
      </w:pPr>
      <w:r w:rsidRPr="00520995">
        <w:rPr>
          <w:rFonts w:hint="eastAsia"/>
        </w:rPr>
        <w:t>2</w:t>
      </w:r>
      <w:r w:rsidRPr="00520995">
        <w:t>.3.2.1 YOLO v1</w:t>
      </w:r>
    </w:p>
    <w:p w14:paraId="0238BF3C" w14:textId="77777777" w:rsidR="00AF4E33" w:rsidRDefault="00AF4E33" w:rsidP="00AF4E3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至今，YOLO已经发展到YOLO</w:t>
      </w:r>
      <w:r>
        <w:rPr>
          <w:rFonts w:ascii="微软雅黑" w:eastAsia="微软雅黑" w:hAnsi="微软雅黑"/>
          <w:color w:val="4D4D4D"/>
          <w:shd w:val="clear" w:color="auto" w:fill="FFFFFF"/>
        </w:rPr>
        <w:t xml:space="preserve"> </w:t>
      </w:r>
      <w:r>
        <w:rPr>
          <w:rFonts w:ascii="微软雅黑" w:eastAsia="微软雅黑" w:hAnsi="微软雅黑" w:hint="eastAsia"/>
          <w:color w:val="4D4D4D"/>
          <w:shd w:val="clear" w:color="auto" w:fill="FFFFFF"/>
        </w:rPr>
        <w:t>v4。为了更清晰的弄清YOLO的原理，我们先看YOLO</w:t>
      </w:r>
      <w:r>
        <w:rPr>
          <w:rFonts w:ascii="微软雅黑" w:eastAsia="微软雅黑" w:hAnsi="微软雅黑"/>
          <w:color w:val="4D4D4D"/>
          <w:shd w:val="clear" w:color="auto" w:fill="FFFFFF"/>
        </w:rPr>
        <w:t xml:space="preserve"> </w:t>
      </w:r>
      <w:r>
        <w:rPr>
          <w:rFonts w:ascii="微软雅黑" w:eastAsia="微软雅黑" w:hAnsi="微软雅黑" w:hint="eastAsia"/>
          <w:color w:val="4D4D4D"/>
          <w:shd w:val="clear" w:color="auto" w:fill="FFFFFF"/>
        </w:rPr>
        <w:t>v1模</w:t>
      </w:r>
      <w:r>
        <w:rPr>
          <w:rFonts w:ascii="微软雅黑" w:eastAsia="微软雅黑" w:hAnsi="微软雅黑" w:hint="eastAsia"/>
          <w:color w:val="4D4D4D"/>
          <w:shd w:val="clear" w:color="auto" w:fill="FFFFFF"/>
        </w:rPr>
        <w:lastRenderedPageBreak/>
        <w:t>型是如何工作的。如图2-5所示，YOLO一次性读入整张图片，经过一个20层的GoogleNet（当然，这里采用的是简化版的GoogleNet），然后经过四个带RELU激活函数的卷积层，接着是两个全连接层，最后将维度reshape为</w:t>
      </w:r>
      <w:r>
        <w:rPr>
          <w:rFonts w:ascii="微软雅黑" w:eastAsia="微软雅黑" w:hAnsi="微软雅黑"/>
          <w:color w:val="4D4D4D"/>
          <w:shd w:val="clear" w:color="auto" w:fill="FFFFFF"/>
        </w:rPr>
        <w:t>7*7*30</w:t>
      </w:r>
      <w:r>
        <w:rPr>
          <w:rFonts w:ascii="微软雅黑" w:eastAsia="微软雅黑" w:hAnsi="微软雅黑" w:hint="eastAsia"/>
          <w:color w:val="4D4D4D"/>
          <w:shd w:val="clear" w:color="auto" w:fill="FFFFFF"/>
        </w:rPr>
        <w:t>。</w:t>
      </w:r>
    </w:p>
    <w:p w14:paraId="560D0B94" w14:textId="16BF7DC1" w:rsidR="00AF4E33" w:rsidRDefault="00AF4E33" w:rsidP="00AF4E33">
      <w:pPr>
        <w:jc w:val="center"/>
      </w:pPr>
      <w:r>
        <w:fldChar w:fldCharType="begin"/>
      </w:r>
      <w:r>
        <w:instrText xml:space="preserve"> INCLUDEPICTURE "https://imgconvert.csdnimg.cn/aHR0cHM6Ly9yYXcuZ2l0aHVidXNlcmNvbnRlbnQuY29tL0Zlcm1IYW4vdHVjaHVhbmcvbWFzdGVyLzIwMTkwMzAxMTcwNTUxLnBuZw?x-oss-process=image/format,png" \* MERGEFORMATINET </w:instrText>
      </w:r>
      <w:r>
        <w:fldChar w:fldCharType="separate"/>
      </w:r>
      <w:r w:rsidR="00BC3E82">
        <w:pict w14:anchorId="70E639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461pt;height:258.5pt">
            <v:imagedata r:id="rId29" r:href="rId30"/>
          </v:shape>
        </w:pict>
      </w:r>
      <w:r>
        <w:fldChar w:fldCharType="end"/>
      </w:r>
    </w:p>
    <w:p w14:paraId="4D82221B" w14:textId="77777777" w:rsidR="00AF4E33" w:rsidRDefault="00AF4E33" w:rsidP="00AF4E33">
      <w:pPr>
        <w:ind w:firstLine="422"/>
        <w:jc w:val="center"/>
        <w:rPr>
          <w:b/>
          <w:bCs/>
        </w:rPr>
      </w:pPr>
      <w:r w:rsidRPr="005A69EA">
        <w:rPr>
          <w:rFonts w:hint="eastAsia"/>
          <w:b/>
          <w:bCs/>
        </w:rPr>
        <w:t>图</w:t>
      </w:r>
      <w:r w:rsidRPr="005A69EA">
        <w:rPr>
          <w:rFonts w:hint="eastAsia"/>
          <w:b/>
          <w:bCs/>
        </w:rPr>
        <w:t>2-</w:t>
      </w:r>
      <w:r>
        <w:rPr>
          <w:rFonts w:hint="eastAsia"/>
          <w:b/>
          <w:bCs/>
        </w:rPr>
        <w:t>5</w:t>
      </w:r>
      <w:r w:rsidRPr="005A69EA">
        <w:rPr>
          <w:rFonts w:hint="eastAsia"/>
          <w:b/>
          <w:bCs/>
        </w:rPr>
        <w:t>YOLO</w:t>
      </w:r>
      <w:r w:rsidRPr="005A69EA">
        <w:rPr>
          <w:b/>
          <w:bCs/>
        </w:rPr>
        <w:t xml:space="preserve"> </w:t>
      </w:r>
      <w:r w:rsidRPr="005A69EA">
        <w:rPr>
          <w:rFonts w:hint="eastAsia"/>
          <w:b/>
          <w:bCs/>
        </w:rPr>
        <w:t>v1</w:t>
      </w:r>
      <w:r w:rsidRPr="005A69EA">
        <w:rPr>
          <w:rFonts w:hint="eastAsia"/>
          <w:b/>
          <w:bCs/>
        </w:rPr>
        <w:t>模型结构</w:t>
      </w:r>
    </w:p>
    <w:p w14:paraId="14634186" w14:textId="77777777" w:rsidR="00AF4E33" w:rsidRDefault="00AF4E33" w:rsidP="00AF4E33">
      <w:pPr>
        <w:ind w:firstLine="422"/>
      </w:pPr>
      <w:r>
        <w:rPr>
          <w:rFonts w:hint="eastAsia"/>
          <w:b/>
          <w:bCs/>
        </w:rPr>
        <w:t>对</w:t>
      </w:r>
      <w:r>
        <w:rPr>
          <w:rFonts w:hint="eastAsia"/>
        </w:rPr>
        <w:t>模型有了大致了解之后，我们进一步探索它的原理。如图</w:t>
      </w:r>
      <w:r>
        <w:rPr>
          <w:rFonts w:hint="eastAsia"/>
        </w:rPr>
        <w:t>2-6</w:t>
      </w:r>
      <w:r>
        <w:rPr>
          <w:rFonts w:hint="eastAsia"/>
        </w:rPr>
        <w:t>所示，输入图片被分割为</w:t>
      </w:r>
      <w:r>
        <w:rPr>
          <w:rFonts w:hint="eastAsia"/>
        </w:rPr>
        <w:t>S=7</w:t>
      </w:r>
      <w:r>
        <w:rPr>
          <w:rFonts w:hint="eastAsia"/>
        </w:rPr>
        <w:t>的</w:t>
      </w:r>
      <w:r>
        <w:rPr>
          <w:rFonts w:hint="eastAsia"/>
        </w:rPr>
        <w:t>S*S</w:t>
      </w:r>
      <w:r>
        <w:rPr>
          <w:rFonts w:hint="eastAsia"/>
        </w:rPr>
        <w:t>窗格单元（</w:t>
      </w:r>
      <w:r>
        <w:rPr>
          <w:rFonts w:hint="eastAsia"/>
        </w:rPr>
        <w:t>g</w:t>
      </w:r>
      <w:r>
        <w:t>rid cell</w:t>
      </w:r>
      <w:r>
        <w:rPr>
          <w:rFonts w:hint="eastAsia"/>
        </w:rPr>
        <w:t>），每个窗格单元关联两个大小形状不同的边界框（</w:t>
      </w:r>
      <w:r>
        <w:rPr>
          <w:rFonts w:hint="eastAsia"/>
        </w:rPr>
        <w:t>Bounding</w:t>
      </w:r>
      <w:r>
        <w:t xml:space="preserve"> </w:t>
      </w:r>
      <w:r>
        <w:rPr>
          <w:rFonts w:hint="eastAsia"/>
        </w:rPr>
        <w:t>Box</w:t>
      </w:r>
      <w:r>
        <w:rPr>
          <w:rFonts w:hint="eastAsia"/>
        </w:rPr>
        <w:t>），每个边界框有五个参数，分别是中心点的坐标</w:t>
      </w:r>
      <w:r>
        <w:rPr>
          <w:rFonts w:hint="eastAsia"/>
        </w:rPr>
        <w:t>x</w:t>
      </w:r>
      <w:r>
        <w:t>,y</w:t>
      </w:r>
      <w:r>
        <w:rPr>
          <w:rFonts w:hint="eastAsia"/>
        </w:rPr>
        <w:t>，边框的宽</w:t>
      </w:r>
      <w:r>
        <w:rPr>
          <w:rFonts w:hint="eastAsia"/>
        </w:rPr>
        <w:t>w</w:t>
      </w:r>
      <w:r>
        <w:rPr>
          <w:rFonts w:hint="eastAsia"/>
        </w:rPr>
        <w:t>和高</w:t>
      </w:r>
      <w:r>
        <w:t>h,</w:t>
      </w:r>
      <w:r>
        <w:rPr>
          <w:rFonts w:hint="eastAsia"/>
        </w:rPr>
        <w:t>以及置信度</w:t>
      </w:r>
      <w:r>
        <w:rPr>
          <w:rFonts w:hint="eastAsia"/>
        </w:rPr>
        <w:t>(</w:t>
      </w:r>
      <w:r>
        <w:t>confidence)</w:t>
      </w:r>
      <w:r>
        <w:rPr>
          <w:rFonts w:hint="eastAsia"/>
        </w:rPr>
        <w:t>，每个窗格单元有一组条件类别概率，其数量等于类别数</w:t>
      </w:r>
      <w:r>
        <w:rPr>
          <w:rFonts w:hint="eastAsia"/>
        </w:rPr>
        <w:t>C</w:t>
      </w:r>
      <w:r>
        <w:rPr>
          <w:rFonts w:hint="eastAsia"/>
        </w:rPr>
        <w:t>。接下来的内容可能较难理解：当窗格单元中有物体时，窗格可被编码为一个</w:t>
      </w:r>
    </w:p>
    <w:p w14:paraId="3ED571BE" w14:textId="77777777" w:rsidR="00AF4E33" w:rsidRDefault="00AF4E33" w:rsidP="00AF4E33">
      <w:pPr>
        <w:jc w:val="center"/>
      </w:pPr>
      <w:r>
        <w:t xml:space="preserve">                           </w:t>
      </w:r>
      <w:r w:rsidRPr="00610C55">
        <w:rPr>
          <w:b/>
          <w:bCs/>
        </w:rPr>
        <w:t xml:space="preserve"> </w:t>
      </w:r>
      <w:r w:rsidRPr="00610C55">
        <w:rPr>
          <w:rFonts w:ascii="宋体" w:hAnsi="宋体" w:hint="eastAsia"/>
        </w:rPr>
        <w:t>S</w:t>
      </w:r>
      <w:r w:rsidRPr="00610C55">
        <w:rPr>
          <w:rFonts w:ascii="宋体" w:hAnsi="宋体"/>
        </w:rPr>
        <w:t>*S(B*5+C)</w:t>
      </w:r>
      <w:r w:rsidRPr="00610C55">
        <w:rPr>
          <w:rFonts w:ascii="宋体" w:hAnsi="宋体"/>
        </w:rPr>
        <w:tab/>
      </w:r>
      <w:r>
        <w:tab/>
      </w:r>
      <w:r>
        <w:tab/>
      </w:r>
      <w:r>
        <w:tab/>
      </w:r>
      <w:r>
        <w:tab/>
        <w:t xml:space="preserve">              </w:t>
      </w:r>
      <w:r>
        <w:rPr>
          <w:rFonts w:hint="eastAsia"/>
        </w:rPr>
        <w:t>（</w:t>
      </w:r>
      <w:r>
        <w:rPr>
          <w:rFonts w:hint="eastAsia"/>
        </w:rPr>
        <w:t>1</w:t>
      </w:r>
      <w:r>
        <w:rPr>
          <w:rFonts w:hint="eastAsia"/>
        </w:rPr>
        <w:t>）</w:t>
      </w:r>
    </w:p>
    <w:p w14:paraId="1D796B7B" w14:textId="77777777" w:rsidR="00AF4E33" w:rsidRPr="00B255AF" w:rsidRDefault="00AF4E33" w:rsidP="00AF4E33">
      <w:pPr>
        <w:ind w:firstLine="360"/>
        <w:rPr>
          <w:rFonts w:ascii="宋体" w:hAnsi="宋体"/>
          <w:sz w:val="18"/>
          <w:szCs w:val="18"/>
        </w:rPr>
      </w:pPr>
      <w:r w:rsidRPr="00B255AF">
        <w:rPr>
          <w:rFonts w:ascii="宋体" w:hAnsi="宋体"/>
          <w:sz w:val="18"/>
          <w:szCs w:val="18"/>
        </w:rPr>
        <w:t>S</w:t>
      </w:r>
      <w:r w:rsidRPr="00B255AF">
        <w:rPr>
          <w:rFonts w:ascii="宋体" w:hAnsi="宋体" w:hint="eastAsia"/>
          <w:sz w:val="18"/>
          <w:szCs w:val="18"/>
        </w:rPr>
        <w:t>*S</w:t>
      </w:r>
      <w:r w:rsidRPr="00B255AF">
        <w:rPr>
          <w:rFonts w:ascii="宋体" w:hAnsi="宋体"/>
          <w:sz w:val="18"/>
          <w:szCs w:val="18"/>
        </w:rPr>
        <w:t xml:space="preserve"> :</w:t>
      </w:r>
      <w:r w:rsidRPr="00B255AF">
        <w:rPr>
          <w:rFonts w:ascii="宋体" w:hAnsi="宋体"/>
          <w:sz w:val="18"/>
          <w:szCs w:val="18"/>
        </w:rPr>
        <w:tab/>
      </w:r>
      <w:r w:rsidRPr="00B255AF">
        <w:rPr>
          <w:rFonts w:ascii="宋体" w:hAnsi="宋体" w:hint="eastAsia"/>
          <w:sz w:val="18"/>
          <w:szCs w:val="18"/>
        </w:rPr>
        <w:t>窗格单元的数目</w:t>
      </w:r>
    </w:p>
    <w:p w14:paraId="561CFEE9" w14:textId="77777777" w:rsidR="00AF4E33" w:rsidRPr="00B255AF" w:rsidRDefault="00AF4E33" w:rsidP="00AF4E33">
      <w:pPr>
        <w:ind w:firstLine="360"/>
        <w:rPr>
          <w:rFonts w:ascii="宋体" w:hAnsi="宋体"/>
          <w:sz w:val="18"/>
          <w:szCs w:val="18"/>
        </w:rPr>
      </w:pPr>
      <w:r w:rsidRPr="00B255AF">
        <w:rPr>
          <w:rFonts w:ascii="宋体" w:hAnsi="宋体" w:hint="eastAsia"/>
          <w:sz w:val="18"/>
          <w:szCs w:val="18"/>
        </w:rPr>
        <w:t>B</w:t>
      </w:r>
      <w:r w:rsidRPr="00B255AF">
        <w:rPr>
          <w:rFonts w:ascii="宋体" w:hAnsi="宋体"/>
          <w:sz w:val="18"/>
          <w:szCs w:val="18"/>
        </w:rPr>
        <w:t xml:space="preserve"> </w:t>
      </w:r>
      <w:r w:rsidRPr="00B255AF">
        <w:rPr>
          <w:rFonts w:ascii="宋体" w:hAnsi="宋体" w:hint="eastAsia"/>
          <w:sz w:val="18"/>
          <w:szCs w:val="18"/>
        </w:rPr>
        <w:t>:</w:t>
      </w:r>
      <w:r w:rsidRPr="00B255AF">
        <w:rPr>
          <w:rFonts w:ascii="宋体" w:hAnsi="宋体"/>
          <w:sz w:val="18"/>
          <w:szCs w:val="18"/>
        </w:rPr>
        <w:tab/>
      </w:r>
      <w:r w:rsidRPr="00B255AF">
        <w:rPr>
          <w:rFonts w:ascii="宋体" w:hAnsi="宋体"/>
          <w:sz w:val="18"/>
          <w:szCs w:val="18"/>
        </w:rPr>
        <w:tab/>
      </w:r>
      <w:r w:rsidRPr="00B255AF">
        <w:rPr>
          <w:rFonts w:ascii="宋体" w:hAnsi="宋体" w:hint="eastAsia"/>
          <w:sz w:val="18"/>
          <w:szCs w:val="18"/>
        </w:rPr>
        <w:t>每个窗格单元负责的边界框的数量</w:t>
      </w:r>
    </w:p>
    <w:p w14:paraId="316C1773" w14:textId="77777777" w:rsidR="00AF4E33" w:rsidRPr="00B255AF" w:rsidRDefault="00AF4E33" w:rsidP="00AF4E33">
      <w:pPr>
        <w:ind w:firstLine="360"/>
        <w:rPr>
          <w:rFonts w:ascii="宋体" w:hAnsi="宋体"/>
          <w:sz w:val="18"/>
          <w:szCs w:val="18"/>
        </w:rPr>
      </w:pPr>
      <w:r w:rsidRPr="00B255AF">
        <w:rPr>
          <w:rFonts w:ascii="宋体" w:hAnsi="宋体" w:hint="eastAsia"/>
          <w:sz w:val="18"/>
          <w:szCs w:val="18"/>
        </w:rPr>
        <w:t>C</w:t>
      </w:r>
      <w:r w:rsidRPr="00B255AF">
        <w:rPr>
          <w:rFonts w:ascii="宋体" w:hAnsi="宋体"/>
          <w:sz w:val="18"/>
          <w:szCs w:val="18"/>
        </w:rPr>
        <w:t xml:space="preserve"> :</w:t>
      </w:r>
      <w:r w:rsidRPr="00B255AF">
        <w:rPr>
          <w:rFonts w:ascii="宋体" w:hAnsi="宋体"/>
          <w:sz w:val="18"/>
          <w:szCs w:val="18"/>
        </w:rPr>
        <w:tab/>
      </w:r>
      <w:r w:rsidRPr="00B255AF">
        <w:rPr>
          <w:rFonts w:ascii="宋体" w:hAnsi="宋体"/>
          <w:sz w:val="18"/>
          <w:szCs w:val="18"/>
        </w:rPr>
        <w:tab/>
      </w:r>
      <w:r w:rsidRPr="00B255AF">
        <w:rPr>
          <w:rFonts w:ascii="宋体" w:hAnsi="宋体" w:hint="eastAsia"/>
          <w:sz w:val="18"/>
          <w:szCs w:val="18"/>
        </w:rPr>
        <w:t>分类数</w:t>
      </w:r>
    </w:p>
    <w:p w14:paraId="1ACC5259" w14:textId="77777777" w:rsidR="00AF4E33" w:rsidRPr="00B255AF" w:rsidRDefault="00AF4E33" w:rsidP="00AF4E33">
      <w:pPr>
        <w:rPr>
          <w:rFonts w:ascii="宋体" w:hAnsi="宋体"/>
        </w:rPr>
      </w:pPr>
      <w:r>
        <w:rPr>
          <w:rFonts w:hint="eastAsia"/>
        </w:rPr>
        <w:t>的张量。之所以</w:t>
      </w:r>
      <w:r>
        <w:rPr>
          <w:rFonts w:hint="eastAsia"/>
        </w:rPr>
        <w:t>B</w:t>
      </w:r>
      <w:r>
        <w:rPr>
          <w:rFonts w:hint="eastAsia"/>
        </w:rPr>
        <w:t>乘以</w:t>
      </w:r>
      <w:r>
        <w:rPr>
          <w:rFonts w:hint="eastAsia"/>
        </w:rPr>
        <w:t>5</w:t>
      </w:r>
      <w:r>
        <w:rPr>
          <w:rFonts w:hint="eastAsia"/>
        </w:rPr>
        <w:t>是因为每个边界框有</w:t>
      </w:r>
      <w:r>
        <w:rPr>
          <w:rFonts w:hint="eastAsia"/>
        </w:rPr>
        <w:t>5</w:t>
      </w:r>
      <w:r>
        <w:rPr>
          <w:rFonts w:hint="eastAsia"/>
        </w:rPr>
        <w:t>个参数，它包含了物体的位置信息。而公式中的</w:t>
      </w:r>
      <w:r>
        <w:rPr>
          <w:rFonts w:hint="eastAsia"/>
        </w:rPr>
        <w:t>C</w:t>
      </w:r>
      <w:r>
        <w:rPr>
          <w:rFonts w:hint="eastAsia"/>
        </w:rPr>
        <w:t>包含了物体的分类信息。</w:t>
      </w:r>
      <w:r w:rsidRPr="00B255AF">
        <w:rPr>
          <w:rFonts w:ascii="宋体" w:hAnsi="宋体" w:hint="eastAsia"/>
        </w:rPr>
        <w:t>在形式上，我们将</w:t>
      </w:r>
      <w:r w:rsidRPr="00B255AF">
        <w:rPr>
          <w:rFonts w:ascii="宋体" w:hAnsi="宋体"/>
        </w:rPr>
        <w:t>置信度confidence定义为</w:t>
      </w:r>
    </w:p>
    <w:p w14:paraId="2B7FE352" w14:textId="10B539F7" w:rsidR="00AF4E33" w:rsidRDefault="00AF4E33" w:rsidP="00AF4E33">
      <w:pPr>
        <w:jc w:val="center"/>
        <w:rPr>
          <w:noProof/>
        </w:rPr>
      </w:pPr>
      <w:r>
        <w:t>​</w:t>
      </w:r>
      <w:r>
        <w:tab/>
      </w:r>
      <w:r>
        <w:tab/>
      </w:r>
      <w:r>
        <w:tab/>
      </w:r>
      <w:r>
        <w:tab/>
      </w:r>
      <w:r>
        <w:tab/>
        <w:t xml:space="preserve"> </w:t>
      </w:r>
      <w:r w:rsidRPr="00812C43">
        <w:rPr>
          <w:noProof/>
        </w:rPr>
        <w:drawing>
          <wp:inline distT="0" distB="0" distL="0" distR="0" wp14:anchorId="6D66E1BD" wp14:editId="0B77DF11">
            <wp:extent cx="1733550" cy="266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3550" cy="266700"/>
                    </a:xfrm>
                    <a:prstGeom prst="rect">
                      <a:avLst/>
                    </a:prstGeom>
                    <a:noFill/>
                    <a:ln>
                      <a:noFill/>
                    </a:ln>
                  </pic:spPr>
                </pic:pic>
              </a:graphicData>
            </a:graphic>
          </wp:inline>
        </w:drawing>
      </w:r>
      <w:r>
        <w:rPr>
          <w:noProof/>
        </w:rPr>
        <w:tab/>
        <w:t xml:space="preserve">   </w:t>
      </w:r>
      <w:r>
        <w:rPr>
          <w:noProof/>
        </w:rPr>
        <w:tab/>
      </w:r>
      <w:r>
        <w:rPr>
          <w:noProof/>
        </w:rPr>
        <w:tab/>
      </w:r>
      <w:r>
        <w:rPr>
          <w:noProof/>
        </w:rPr>
        <w:tab/>
        <w:t xml:space="preserve">           </w:t>
      </w:r>
      <w:r>
        <w:rPr>
          <w:rFonts w:hint="eastAsia"/>
          <w:noProof/>
        </w:rPr>
        <w:t>（</w:t>
      </w:r>
      <w:r>
        <w:rPr>
          <w:rFonts w:hint="eastAsia"/>
          <w:noProof/>
        </w:rPr>
        <w:t>2</w:t>
      </w:r>
      <w:r>
        <w:rPr>
          <w:rFonts w:hint="eastAsia"/>
          <w:noProof/>
        </w:rPr>
        <w:t>）</w:t>
      </w:r>
    </w:p>
    <w:p w14:paraId="64408319" w14:textId="77777777" w:rsidR="00AF4E33" w:rsidRDefault="00AF4E33" w:rsidP="00AF4E33">
      <w:pPr>
        <w:rPr>
          <w:noProof/>
        </w:rPr>
      </w:pPr>
      <w:r>
        <w:rPr>
          <w:rFonts w:hint="eastAsia"/>
          <w:noProof/>
        </w:rPr>
        <w:t>要理解公式（</w:t>
      </w:r>
      <w:r>
        <w:rPr>
          <w:rFonts w:hint="eastAsia"/>
          <w:noProof/>
        </w:rPr>
        <w:t>2</w:t>
      </w:r>
      <w:r>
        <w:rPr>
          <w:rFonts w:hint="eastAsia"/>
          <w:noProof/>
        </w:rPr>
        <w:t>），首先要解释一下什么是</w:t>
      </w:r>
      <w:r>
        <w:rPr>
          <w:rFonts w:hint="eastAsia"/>
          <w:noProof/>
        </w:rPr>
        <w:t>IOU</w:t>
      </w:r>
      <w:r>
        <w:rPr>
          <w:rFonts w:hint="eastAsia"/>
          <w:noProof/>
        </w:rPr>
        <w:t>。</w:t>
      </w:r>
      <w:r>
        <w:rPr>
          <w:rFonts w:hint="eastAsia"/>
          <w:noProof/>
        </w:rPr>
        <w:t>IOU</w:t>
      </w:r>
      <w:r>
        <w:rPr>
          <w:rFonts w:hint="eastAsia"/>
          <w:noProof/>
        </w:rPr>
        <w:t>的定义如图</w:t>
      </w:r>
      <w:r>
        <w:rPr>
          <w:rFonts w:hint="eastAsia"/>
          <w:noProof/>
        </w:rPr>
        <w:t>2-7</w:t>
      </w:r>
      <w:r>
        <w:rPr>
          <w:rFonts w:hint="eastAsia"/>
          <w:noProof/>
        </w:rPr>
        <w:t>所示</w:t>
      </w:r>
      <w:r>
        <w:rPr>
          <w:noProof/>
        </w:rPr>
        <w:t xml:space="preserve"> </w:t>
      </w:r>
      <w:r>
        <w:rPr>
          <w:rFonts w:hint="eastAsia"/>
          <w:noProof/>
        </w:rPr>
        <w:t>，即真实结果与预测结果的交集与并集之比。</w:t>
      </w:r>
    </w:p>
    <w:p w14:paraId="19F24CC5" w14:textId="77777777" w:rsidR="00AF4E33" w:rsidRDefault="00AF4E33" w:rsidP="00AF4E33">
      <w:r>
        <w:rPr>
          <w:rFonts w:hint="eastAsia"/>
        </w:rPr>
        <w:t>如果该网格中不存在目标的中心，则置信度分数应是零</w:t>
      </w:r>
      <w:r>
        <w:rPr>
          <w:rFonts w:hint="eastAsia"/>
        </w:rPr>
        <w:t>(</w:t>
      </w:r>
      <w:r>
        <w:rPr>
          <w:rFonts w:hint="eastAsia"/>
        </w:rPr>
        <w:t>因为</w:t>
      </w:r>
      <w:r>
        <w:rPr>
          <w:rFonts w:hint="eastAsia"/>
        </w:rPr>
        <w:t>Pr(Object)=0)</w:t>
      </w:r>
      <w:r>
        <w:rPr>
          <w:rFonts w:hint="eastAsia"/>
        </w:rPr>
        <w:t>。否则，我们希望置信度分数等于预测框与真实值之间联合部分的交集（</w:t>
      </w:r>
      <w:r>
        <w:rPr>
          <w:rFonts w:hint="eastAsia"/>
        </w:rPr>
        <w:t>IOU</w:t>
      </w:r>
      <w:r>
        <w:rPr>
          <w:rFonts w:hint="eastAsia"/>
        </w:rPr>
        <w:t>）（即</w:t>
      </w:r>
      <w:r>
        <w:rPr>
          <w:rFonts w:hint="eastAsia"/>
        </w:rPr>
        <w:t>Pr(Object)</w:t>
      </w:r>
      <w:r>
        <w:rPr>
          <w:rFonts w:hint="eastAsia"/>
        </w:rPr>
        <w:t>应趋向</w:t>
      </w:r>
      <w:r>
        <w:rPr>
          <w:rFonts w:hint="eastAsia"/>
        </w:rPr>
        <w:t>1</w:t>
      </w:r>
      <w:r>
        <w:rPr>
          <w:rFonts w:hint="eastAsia"/>
        </w:rPr>
        <w:t>，因而</w:t>
      </w:r>
      <w:r>
        <w:rPr>
          <w:rFonts w:hint="eastAsia"/>
        </w:rPr>
        <w:lastRenderedPageBreak/>
        <w:t>Confidence=IoU</w:t>
      </w:r>
      <w:r>
        <w:rPr>
          <w:rFonts w:hint="eastAsia"/>
        </w:rPr>
        <w:t>）。</w:t>
      </w:r>
    </w:p>
    <w:p w14:paraId="7F77F09D" w14:textId="77777777" w:rsidR="00AF4E33" w:rsidRPr="005A69EA" w:rsidRDefault="00AF4E33" w:rsidP="00AF4E33">
      <w:r>
        <w:tab/>
      </w:r>
      <w:r>
        <w:rPr>
          <w:rFonts w:hint="eastAsia"/>
        </w:rPr>
        <w:t>综上所述，</w:t>
      </w:r>
      <w:r>
        <w:rPr>
          <w:rFonts w:hint="eastAsia"/>
        </w:rPr>
        <w:t>YOLO</w:t>
      </w:r>
      <w:r>
        <w:rPr>
          <w:rFonts w:hint="eastAsia"/>
        </w:rPr>
        <w:t>基于</w:t>
      </w:r>
      <w:r>
        <w:rPr>
          <w:rFonts w:hint="eastAsia"/>
        </w:rPr>
        <w:t>GoogleNet</w:t>
      </w:r>
      <w:r>
        <w:rPr>
          <w:rFonts w:hint="eastAsia"/>
        </w:rPr>
        <w:t>架构，一次性读入整张图片，利用窗格单元与边界框一次性完成位置和分类特征的提取。</w:t>
      </w:r>
    </w:p>
    <w:p w14:paraId="3756A914" w14:textId="22B57F96" w:rsidR="00AF4E33" w:rsidRDefault="00AF4E33" w:rsidP="00AF4E33">
      <w:pPr>
        <w:jc w:val="center"/>
        <w:rPr>
          <w:noProof/>
        </w:rPr>
      </w:pPr>
      <w:r w:rsidRPr="00812C43">
        <w:rPr>
          <w:noProof/>
        </w:rPr>
        <w:drawing>
          <wp:inline distT="0" distB="0" distL="0" distR="0" wp14:anchorId="1EEF0227" wp14:editId="6812578C">
            <wp:extent cx="2184400" cy="22034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400" cy="2203450"/>
                    </a:xfrm>
                    <a:prstGeom prst="rect">
                      <a:avLst/>
                    </a:prstGeom>
                    <a:noFill/>
                    <a:ln>
                      <a:noFill/>
                    </a:ln>
                  </pic:spPr>
                </pic:pic>
              </a:graphicData>
            </a:graphic>
          </wp:inline>
        </w:drawing>
      </w:r>
      <w:r w:rsidRPr="00BE58E2">
        <w:rPr>
          <w:noProof/>
        </w:rPr>
        <w:t xml:space="preserve"> </w:t>
      </w:r>
      <w:r w:rsidRPr="00812C43">
        <w:rPr>
          <w:noProof/>
        </w:rPr>
        <w:drawing>
          <wp:inline distT="0" distB="0" distL="0" distR="0" wp14:anchorId="52325A9F" wp14:editId="49FA47A8">
            <wp:extent cx="2171700" cy="2178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1700" cy="2178050"/>
                    </a:xfrm>
                    <a:prstGeom prst="rect">
                      <a:avLst/>
                    </a:prstGeom>
                    <a:noFill/>
                    <a:ln>
                      <a:noFill/>
                    </a:ln>
                  </pic:spPr>
                </pic:pic>
              </a:graphicData>
            </a:graphic>
          </wp:inline>
        </w:drawing>
      </w:r>
    </w:p>
    <w:p w14:paraId="12A1296D" w14:textId="77777777" w:rsidR="00AF4E33" w:rsidRDefault="00AF4E33" w:rsidP="00AF4E33">
      <w:pPr>
        <w:jc w:val="center"/>
        <w:rPr>
          <w:noProof/>
        </w:rPr>
      </w:pPr>
      <w:r>
        <w:rPr>
          <w:rFonts w:hint="eastAsia"/>
          <w:noProof/>
        </w:rPr>
        <w:t>图</w:t>
      </w:r>
      <w:r>
        <w:rPr>
          <w:rFonts w:hint="eastAsia"/>
          <w:noProof/>
        </w:rPr>
        <w:t>2-6</w:t>
      </w:r>
      <w:r>
        <w:rPr>
          <w:rFonts w:hint="eastAsia"/>
          <w:noProof/>
        </w:rPr>
        <w:t>窗格单元（左）和边界框（右）</w:t>
      </w:r>
    </w:p>
    <w:p w14:paraId="4BBF072D" w14:textId="428CC39D" w:rsidR="00AF4E33" w:rsidRDefault="00AF4E33" w:rsidP="00AF4E33">
      <w:pPr>
        <w:jc w:val="center"/>
        <w:rPr>
          <w:noProof/>
        </w:rPr>
      </w:pPr>
      <w:r w:rsidRPr="00812C43">
        <w:rPr>
          <w:noProof/>
        </w:rPr>
        <w:drawing>
          <wp:inline distT="0" distB="0" distL="0" distR="0" wp14:anchorId="70CB7866" wp14:editId="5ED23D76">
            <wp:extent cx="3994150" cy="26543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4150" cy="2654300"/>
                    </a:xfrm>
                    <a:prstGeom prst="rect">
                      <a:avLst/>
                    </a:prstGeom>
                    <a:noFill/>
                    <a:ln>
                      <a:noFill/>
                    </a:ln>
                  </pic:spPr>
                </pic:pic>
              </a:graphicData>
            </a:graphic>
          </wp:inline>
        </w:drawing>
      </w:r>
    </w:p>
    <w:p w14:paraId="7A83153F" w14:textId="77777777" w:rsidR="00AF4E33" w:rsidRPr="00AE79B6" w:rsidRDefault="00AF4E33" w:rsidP="00AF4E33">
      <w:pPr>
        <w:ind w:firstLine="422"/>
        <w:jc w:val="center"/>
        <w:rPr>
          <w:b/>
          <w:bCs/>
          <w:noProof/>
        </w:rPr>
      </w:pPr>
      <w:r w:rsidRPr="00AE79B6">
        <w:rPr>
          <w:rFonts w:hint="eastAsia"/>
          <w:b/>
          <w:bCs/>
          <w:noProof/>
        </w:rPr>
        <w:t>图</w:t>
      </w:r>
      <w:r w:rsidRPr="00AE79B6">
        <w:rPr>
          <w:rFonts w:hint="eastAsia"/>
          <w:b/>
          <w:bCs/>
          <w:noProof/>
        </w:rPr>
        <w:t>2-</w:t>
      </w:r>
      <w:r>
        <w:rPr>
          <w:rFonts w:hint="eastAsia"/>
          <w:b/>
          <w:bCs/>
          <w:noProof/>
        </w:rPr>
        <w:t>7</w:t>
      </w:r>
      <w:r>
        <w:rPr>
          <w:b/>
          <w:bCs/>
          <w:noProof/>
        </w:rPr>
        <w:t xml:space="preserve"> </w:t>
      </w:r>
      <w:r w:rsidRPr="00AE79B6">
        <w:rPr>
          <w:rFonts w:hint="eastAsia"/>
          <w:b/>
          <w:bCs/>
          <w:noProof/>
        </w:rPr>
        <w:t>IOU</w:t>
      </w:r>
      <w:r>
        <w:rPr>
          <w:rFonts w:hint="eastAsia"/>
          <w:b/>
          <w:bCs/>
          <w:noProof/>
        </w:rPr>
        <w:t>图解</w:t>
      </w:r>
    </w:p>
    <w:p w14:paraId="11D3122B" w14:textId="77777777" w:rsidR="00AF4E33" w:rsidRDefault="00AF4E33" w:rsidP="00AF4E33">
      <w:pPr>
        <w:rPr>
          <w:lang w:val="x-none"/>
        </w:rPr>
      </w:pPr>
      <w:r w:rsidRPr="00F539E1">
        <w:rPr>
          <w:rFonts w:hint="eastAsia"/>
          <w:lang w:val="x-none"/>
        </w:rPr>
        <w:t>众所周知，</w:t>
      </w:r>
      <w:r>
        <w:rPr>
          <w:rFonts w:hint="eastAsia"/>
          <w:lang w:val="x-none"/>
        </w:rPr>
        <w:t>机器学习算法都要定义损失函数，也就是常说的</w:t>
      </w:r>
      <w:r>
        <w:rPr>
          <w:rFonts w:hint="eastAsia"/>
          <w:lang w:val="x-none"/>
        </w:rPr>
        <w:t>loss</w:t>
      </w:r>
      <w:r>
        <w:rPr>
          <w:rFonts w:hint="eastAsia"/>
          <w:lang w:val="x-none"/>
        </w:rPr>
        <w:t>，</w:t>
      </w:r>
      <w:r>
        <w:rPr>
          <w:rFonts w:hint="eastAsia"/>
          <w:lang w:val="x-none"/>
        </w:rPr>
        <w:t>YOLO</w:t>
      </w:r>
      <w:r>
        <w:rPr>
          <w:rFonts w:hint="eastAsia"/>
          <w:lang w:val="x-none"/>
        </w:rPr>
        <w:t>网络同时要考虑位置的预测和类别的预测，那么，它的</w:t>
      </w:r>
      <w:r>
        <w:rPr>
          <w:rFonts w:hint="eastAsia"/>
          <w:lang w:val="x-none"/>
        </w:rPr>
        <w:t>loss</w:t>
      </w:r>
      <w:r>
        <w:rPr>
          <w:rFonts w:hint="eastAsia"/>
          <w:lang w:val="x-none"/>
        </w:rPr>
        <w:t>该如何定义呢？</w:t>
      </w:r>
    </w:p>
    <w:p w14:paraId="696CADE5" w14:textId="77777777" w:rsidR="00AF4E33" w:rsidRDefault="00AF4E33" w:rsidP="00AF4E33">
      <w:pPr>
        <w:ind w:left="425"/>
        <w:rPr>
          <w:shd w:val="clear" w:color="auto" w:fill="FFFFFF"/>
        </w:rPr>
      </w:pPr>
      <w:r w:rsidRPr="00F539E1">
        <w:rPr>
          <w:rFonts w:hint="eastAsia"/>
          <w:shd w:val="clear" w:color="auto" w:fill="FFFFFF"/>
        </w:rPr>
        <w:t xml:space="preserve">Loss = </w:t>
      </w:r>
      <w:r w:rsidRPr="00F539E1">
        <w:rPr>
          <w:rFonts w:hint="eastAsia"/>
          <w:shd w:val="clear" w:color="auto" w:fill="FFFFFF"/>
        </w:rPr>
        <w:t>λ</w:t>
      </w:r>
      <w:r w:rsidRPr="00F539E1">
        <w:rPr>
          <w:rFonts w:hint="eastAsia"/>
          <w:shd w:val="clear" w:color="auto" w:fill="FFFFFF"/>
        </w:rPr>
        <w:t xml:space="preserve">coord </w:t>
      </w:r>
      <w:r w:rsidRPr="00F539E1">
        <w:rPr>
          <w:rFonts w:hint="eastAsia"/>
          <w:shd w:val="clear" w:color="auto" w:fill="FFFFFF"/>
        </w:rPr>
        <w:t>×坐标预测误差</w:t>
      </w:r>
      <w:r w:rsidRPr="00F539E1">
        <w:rPr>
          <w:rFonts w:hint="eastAsia"/>
          <w:shd w:val="clear" w:color="auto" w:fill="FFFFFF"/>
        </w:rPr>
        <w:t xml:space="preserve"> + </w:t>
      </w:r>
      <w:r w:rsidRPr="00F539E1">
        <w:rPr>
          <w:rFonts w:hint="eastAsia"/>
          <w:shd w:val="clear" w:color="auto" w:fill="FFFFFF"/>
        </w:rPr>
        <w:t>（含</w:t>
      </w:r>
      <w:r w:rsidRPr="00F539E1">
        <w:rPr>
          <w:rFonts w:hint="eastAsia"/>
          <w:shd w:val="clear" w:color="auto" w:fill="FFFFFF"/>
        </w:rPr>
        <w:t>object</w:t>
      </w:r>
      <w:r w:rsidRPr="00F539E1">
        <w:rPr>
          <w:rFonts w:hint="eastAsia"/>
          <w:shd w:val="clear" w:color="auto" w:fill="FFFFFF"/>
        </w:rPr>
        <w:t>的</w:t>
      </w:r>
      <w:r w:rsidRPr="00F539E1">
        <w:rPr>
          <w:rFonts w:hint="eastAsia"/>
          <w:shd w:val="clear" w:color="auto" w:fill="FFFFFF"/>
        </w:rPr>
        <w:t>box confidence</w:t>
      </w:r>
      <w:r w:rsidRPr="00F539E1">
        <w:rPr>
          <w:rFonts w:hint="eastAsia"/>
          <w:shd w:val="clear" w:color="auto" w:fill="FFFFFF"/>
        </w:rPr>
        <w:t>预测误差</w:t>
      </w:r>
      <w:r w:rsidRPr="00F539E1">
        <w:rPr>
          <w:rFonts w:hint="eastAsia"/>
          <w:shd w:val="clear" w:color="auto" w:fill="FFFFFF"/>
        </w:rPr>
        <w:t xml:space="preserve"> + </w:t>
      </w:r>
      <w:r w:rsidRPr="00F539E1">
        <w:rPr>
          <w:rFonts w:hint="eastAsia"/>
          <w:shd w:val="clear" w:color="auto" w:fill="FFFFFF"/>
        </w:rPr>
        <w:t>λ</w:t>
      </w:r>
      <w:r w:rsidRPr="00F539E1">
        <w:rPr>
          <w:rFonts w:hint="eastAsia"/>
          <w:shd w:val="clear" w:color="auto" w:fill="FFFFFF"/>
        </w:rPr>
        <w:t xml:space="preserve">noobj </w:t>
      </w:r>
      <w:r w:rsidRPr="00F539E1">
        <w:rPr>
          <w:rFonts w:hint="eastAsia"/>
          <w:shd w:val="clear" w:color="auto" w:fill="FFFFFF"/>
        </w:rPr>
        <w:t>×不含</w:t>
      </w:r>
      <w:r w:rsidRPr="00F539E1">
        <w:rPr>
          <w:rFonts w:hint="eastAsia"/>
          <w:shd w:val="clear" w:color="auto" w:fill="FFFFFF"/>
        </w:rPr>
        <w:t>object</w:t>
      </w:r>
      <w:r w:rsidRPr="00F539E1">
        <w:rPr>
          <w:rFonts w:hint="eastAsia"/>
          <w:shd w:val="clear" w:color="auto" w:fill="FFFFFF"/>
        </w:rPr>
        <w:t>的</w:t>
      </w:r>
      <w:r w:rsidRPr="00F539E1">
        <w:rPr>
          <w:rFonts w:hint="eastAsia"/>
          <w:shd w:val="clear" w:color="auto" w:fill="FFFFFF"/>
        </w:rPr>
        <w:t>box confidence</w:t>
      </w:r>
      <w:r w:rsidRPr="00F539E1">
        <w:rPr>
          <w:rFonts w:hint="eastAsia"/>
          <w:shd w:val="clear" w:color="auto" w:fill="FFFFFF"/>
        </w:rPr>
        <w:t>预测误差）</w:t>
      </w:r>
      <w:r w:rsidRPr="00F539E1">
        <w:rPr>
          <w:rFonts w:hint="eastAsia"/>
          <w:shd w:val="clear" w:color="auto" w:fill="FFFFFF"/>
        </w:rPr>
        <w:t xml:space="preserve"> + </w:t>
      </w:r>
      <w:r w:rsidRPr="00F539E1">
        <w:rPr>
          <w:rFonts w:hint="eastAsia"/>
          <w:shd w:val="clear" w:color="auto" w:fill="FFFFFF"/>
        </w:rPr>
        <w:t>类别预测误差</w:t>
      </w:r>
    </w:p>
    <w:p w14:paraId="095825D4" w14:textId="77777777" w:rsidR="00AF4E33" w:rsidRDefault="00AF4E33" w:rsidP="00AF4E33">
      <w:pPr>
        <w:ind w:left="425"/>
        <w:rPr>
          <w:shd w:val="clear" w:color="auto" w:fill="FFFFFF"/>
        </w:rPr>
      </w:pPr>
      <w:r>
        <w:rPr>
          <w:rFonts w:hint="eastAsia"/>
          <w:shd w:val="clear" w:color="auto" w:fill="FFFFFF"/>
        </w:rPr>
        <w:t>详见公式（</w:t>
      </w:r>
      <w:r>
        <w:rPr>
          <w:rFonts w:hint="eastAsia"/>
          <w:shd w:val="clear" w:color="auto" w:fill="FFFFFF"/>
        </w:rPr>
        <w:t>3</w:t>
      </w:r>
      <w:r>
        <w:rPr>
          <w:rFonts w:hint="eastAsia"/>
          <w:shd w:val="clear" w:color="auto" w:fill="FFFFFF"/>
        </w:rPr>
        <w:t>）。</w:t>
      </w:r>
    </w:p>
    <w:p w14:paraId="15AFDE41" w14:textId="77777777" w:rsidR="00AF4E33" w:rsidRDefault="00AF4E33" w:rsidP="00AF4E33"/>
    <w:p w14:paraId="16EE2BD9" w14:textId="08278167" w:rsidR="00AF4E33" w:rsidRDefault="00AF4E33" w:rsidP="00AF4E33">
      <w:r>
        <w:lastRenderedPageBreak/>
        <w:fldChar w:fldCharType="begin"/>
      </w:r>
      <w:r>
        <w:instrText xml:space="preserve"> INCLUDEPICTURE "E:\\AppData\\QQ\\1617363770\\Image\\C2C\\5902DAB2F23BEE514552E8DB131C6B88.jpg" \* MERGEFORMATINET </w:instrText>
      </w:r>
      <w:r>
        <w:fldChar w:fldCharType="separate"/>
      </w:r>
      <w:r w:rsidR="00BC3E82">
        <w:pict w14:anchorId="248165E9">
          <v:shape id="_x0000_i1061" type="#_x0000_t75" style="width:403pt;height:278pt">
            <v:imagedata r:id="rId35" r:href="rId36"/>
          </v:shape>
        </w:pict>
      </w:r>
      <w:r>
        <w:fldChar w:fldCharType="end"/>
      </w:r>
    </w:p>
    <w:p w14:paraId="4A14DB34" w14:textId="77777777" w:rsidR="00AF4E33" w:rsidRDefault="00AF4E33" w:rsidP="00AF4E33">
      <w:pPr>
        <w:rPr>
          <w:lang w:val="x-none"/>
        </w:rPr>
      </w:pPr>
      <w:r>
        <w:rPr>
          <w:rFonts w:hint="eastAsia"/>
          <w:lang w:val="x-none"/>
        </w:rPr>
        <w:t>公式（</w:t>
      </w:r>
      <w:r>
        <w:rPr>
          <w:rFonts w:hint="eastAsia"/>
          <w:lang w:val="x-none"/>
        </w:rPr>
        <w:t>3</w:t>
      </w:r>
      <w:r>
        <w:rPr>
          <w:rFonts w:hint="eastAsia"/>
          <w:lang w:val="x-none"/>
        </w:rPr>
        <w:t>）中，前两行代表位置误差，其中第一行是针对中心点坐标，第二行是针对宽高；三四两行为</w:t>
      </w:r>
      <w:r>
        <w:rPr>
          <w:rFonts w:hint="eastAsia"/>
          <w:lang w:val="x-none"/>
        </w:rPr>
        <w:t>IOU</w:t>
      </w:r>
      <w:r>
        <w:rPr>
          <w:rFonts w:hint="eastAsia"/>
          <w:lang w:val="x-none"/>
        </w:rPr>
        <w:t>误差其中第三行为正类误差，第四行为反类误差；最后一行为分类误差。</w:t>
      </w:r>
    </w:p>
    <w:p w14:paraId="1D2A3CA6" w14:textId="77777777" w:rsidR="00AF4E33" w:rsidRPr="0093140B" w:rsidRDefault="00AF4E33" w:rsidP="00AF4E33">
      <w:pPr>
        <w:rPr>
          <w:rFonts w:ascii="宋体" w:hAnsi="宋体"/>
          <w:lang w:val="x-none"/>
        </w:rPr>
      </w:pPr>
      <w:r w:rsidRPr="0093140B">
        <w:rPr>
          <w:rFonts w:ascii="宋体" w:hAnsi="宋体" w:hint="eastAsia"/>
          <w:lang w:val="x-none"/>
        </w:rPr>
        <w:t>最后介绍类别置信度的概念。</w:t>
      </w:r>
      <w:r w:rsidRPr="0093140B">
        <w:rPr>
          <w:rFonts w:ascii="宋体" w:hAnsi="宋体" w:hint="eastAsia"/>
          <w:color w:val="4D4D4D"/>
          <w:shd w:val="clear" w:color="auto" w:fill="FFFFFF"/>
        </w:rPr>
        <w:t>类别置信度 = 条件类别概率 * 置信度</w:t>
      </w:r>
      <w:r>
        <w:rPr>
          <w:rFonts w:ascii="宋体" w:hAnsi="宋体" w:hint="eastAsia"/>
          <w:color w:val="4D4D4D"/>
          <w:shd w:val="clear" w:color="auto" w:fill="FFFFFF"/>
        </w:rPr>
        <w:t>。数学公式如下：</w:t>
      </w:r>
    </w:p>
    <w:p w14:paraId="78656F36" w14:textId="6F9C34A0" w:rsidR="00AF4E33" w:rsidRDefault="00AF4E33" w:rsidP="00AF4E33">
      <w:pPr>
        <w:jc w:val="center"/>
        <w:rPr>
          <w:noProof/>
        </w:rPr>
      </w:pPr>
      <w:r w:rsidRPr="00812C43">
        <w:rPr>
          <w:noProof/>
        </w:rPr>
        <w:drawing>
          <wp:inline distT="0" distB="0" distL="0" distR="0" wp14:anchorId="760838AB" wp14:editId="4F8655F3">
            <wp:extent cx="4610100" cy="298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298450"/>
                    </a:xfrm>
                    <a:prstGeom prst="rect">
                      <a:avLst/>
                    </a:prstGeom>
                    <a:noFill/>
                    <a:ln>
                      <a:noFill/>
                    </a:ln>
                  </pic:spPr>
                </pic:pic>
              </a:graphicData>
            </a:graphic>
          </wp:inline>
        </w:drawing>
      </w:r>
      <w:r>
        <w:rPr>
          <w:rFonts w:hint="eastAsia"/>
          <w:noProof/>
        </w:rPr>
        <w:t>（</w:t>
      </w:r>
      <w:r>
        <w:rPr>
          <w:rFonts w:hint="eastAsia"/>
          <w:noProof/>
        </w:rPr>
        <w:t>4</w:t>
      </w:r>
      <w:r>
        <w:rPr>
          <w:rFonts w:hint="eastAsia"/>
          <w:noProof/>
        </w:rPr>
        <w:t>）</w:t>
      </w:r>
    </w:p>
    <w:p w14:paraId="666872AF" w14:textId="77777777" w:rsidR="00AF4E33" w:rsidRPr="00AE79B6" w:rsidRDefault="00AF4E33" w:rsidP="00AF4E33">
      <w:pPr>
        <w:rPr>
          <w:rFonts w:ascii="宋体" w:hAnsi="宋体"/>
          <w:shd w:val="clear" w:color="auto" w:fill="FFFFFF"/>
        </w:rPr>
      </w:pPr>
      <w:r w:rsidRPr="00AE79B6">
        <w:rPr>
          <w:rFonts w:ascii="宋体" w:hAnsi="宋体" w:hint="eastAsia"/>
          <w:shd w:val="clear" w:color="auto" w:fill="FFFFFF"/>
        </w:rPr>
        <w:t>即每个网格预测的分类信息乘以每个边界框预测的置信度信息。这得到了每个边界框某个类别的置信度分数。类别置信度包含了某类在框中出现的概率以及边界框与物体的拟合程度。通俗来讲，就是某一类别</w:t>
      </w:r>
      <w:r>
        <w:rPr>
          <w:rFonts w:ascii="宋体" w:hAnsi="宋体" w:hint="eastAsia"/>
          <w:shd w:val="clear" w:color="auto" w:fill="FFFFFF"/>
        </w:rPr>
        <w:t>c</w:t>
      </w:r>
      <w:r w:rsidRPr="00AE79B6">
        <w:rPr>
          <w:rFonts w:ascii="宋体" w:hAnsi="宋体" w:hint="eastAsia"/>
          <w:shd w:val="clear" w:color="auto" w:fill="FFFFFF"/>
        </w:rPr>
        <w:t>完美落在边界框</w:t>
      </w:r>
      <w:r>
        <w:rPr>
          <w:rFonts w:ascii="宋体" w:hAnsi="宋体" w:hint="eastAsia"/>
          <w:shd w:val="clear" w:color="auto" w:fill="FFFFFF"/>
        </w:rPr>
        <w:t>b</w:t>
      </w:r>
      <w:r w:rsidRPr="00AE79B6">
        <w:rPr>
          <w:rFonts w:ascii="宋体" w:hAnsi="宋体" w:hint="eastAsia"/>
          <w:shd w:val="clear" w:color="auto" w:fill="FFFFFF"/>
        </w:rPr>
        <w:t>中的概率，或者说该边界框</w:t>
      </w:r>
      <w:r>
        <w:rPr>
          <w:rFonts w:ascii="宋体" w:hAnsi="宋体" w:hint="eastAsia"/>
          <w:shd w:val="clear" w:color="auto" w:fill="FFFFFF"/>
        </w:rPr>
        <w:t>b</w:t>
      </w:r>
      <w:r w:rsidRPr="00AE79B6">
        <w:rPr>
          <w:rFonts w:ascii="宋体" w:hAnsi="宋体" w:hint="eastAsia"/>
          <w:shd w:val="clear" w:color="auto" w:fill="FFFFFF"/>
        </w:rPr>
        <w:t>中的物体完全是某类</w:t>
      </w:r>
      <w:r>
        <w:rPr>
          <w:rFonts w:ascii="宋体" w:hAnsi="宋体" w:hint="eastAsia"/>
          <w:shd w:val="clear" w:color="auto" w:fill="FFFFFF"/>
        </w:rPr>
        <w:t>c</w:t>
      </w:r>
      <w:r w:rsidRPr="00AE79B6">
        <w:rPr>
          <w:rFonts w:ascii="宋体" w:hAnsi="宋体" w:hint="eastAsia"/>
          <w:shd w:val="clear" w:color="auto" w:fill="FFFFFF"/>
        </w:rPr>
        <w:t>的概率。</w:t>
      </w:r>
    </w:p>
    <w:p w14:paraId="50049E62" w14:textId="77777777" w:rsidR="00AF4E33" w:rsidRDefault="00AF4E33" w:rsidP="00AF4E33">
      <w:pPr>
        <w:rPr>
          <w:lang w:val="x-none"/>
        </w:rPr>
      </w:pPr>
      <w:r w:rsidRPr="00761A64">
        <w:rPr>
          <w:rFonts w:hint="eastAsia"/>
          <w:lang w:val="x-none"/>
        </w:rPr>
        <w:t>虽然每个格子可以预测</w:t>
      </w:r>
      <w:r w:rsidRPr="00761A64">
        <w:rPr>
          <w:rFonts w:hint="eastAsia"/>
          <w:lang w:val="x-none"/>
        </w:rPr>
        <w:t xml:space="preserve"> B </w:t>
      </w:r>
      <w:r w:rsidRPr="00761A64">
        <w:rPr>
          <w:rFonts w:hint="eastAsia"/>
          <w:lang w:val="x-none"/>
        </w:rPr>
        <w:t>个</w:t>
      </w:r>
      <w:r>
        <w:rPr>
          <w:rFonts w:hint="eastAsia"/>
          <w:lang w:val="x-none"/>
        </w:rPr>
        <w:t>边界框</w:t>
      </w:r>
      <w:r w:rsidRPr="00761A64">
        <w:rPr>
          <w:rFonts w:hint="eastAsia"/>
          <w:lang w:val="x-none"/>
        </w:rPr>
        <w:t>，但是最终只选择</w:t>
      </w:r>
      <w:r w:rsidRPr="00761A64">
        <w:rPr>
          <w:rFonts w:hint="eastAsia"/>
          <w:lang w:val="x-none"/>
        </w:rPr>
        <w:t xml:space="preserve"> IOU </w:t>
      </w:r>
      <w:r w:rsidRPr="00761A64">
        <w:rPr>
          <w:rFonts w:hint="eastAsia"/>
          <w:lang w:val="x-none"/>
        </w:rPr>
        <w:t>最高的</w:t>
      </w:r>
      <w:r>
        <w:rPr>
          <w:rFonts w:hint="eastAsia"/>
          <w:lang w:val="x-none"/>
        </w:rPr>
        <w:t>边界框</w:t>
      </w:r>
      <w:r w:rsidRPr="00761A64">
        <w:rPr>
          <w:rFonts w:hint="eastAsia"/>
          <w:lang w:val="x-none"/>
        </w:rPr>
        <w:t>作为物体检测输出，即每个格子最多只预测出一个物体。当物体占画面比例较小，如图像中包含畜群或鸟群时，每个格子包含多个物体，但却只能检测出其中一个。这是</w:t>
      </w:r>
      <w:r w:rsidRPr="00761A64">
        <w:rPr>
          <w:rFonts w:hint="eastAsia"/>
          <w:lang w:val="x-none"/>
        </w:rPr>
        <w:t xml:space="preserve"> YOLO </w:t>
      </w:r>
      <w:r w:rsidRPr="00761A64">
        <w:rPr>
          <w:rFonts w:hint="eastAsia"/>
          <w:lang w:val="x-none"/>
        </w:rPr>
        <w:t>方法的一个缺陷。</w:t>
      </w:r>
    </w:p>
    <w:p w14:paraId="5C3CE446" w14:textId="77777777" w:rsidR="00AF4E33" w:rsidRDefault="00AF4E33" w:rsidP="00AF4E33">
      <w:pPr>
        <w:rPr>
          <w:rFonts w:ascii="宋体" w:hAnsi="宋体"/>
        </w:rPr>
      </w:pPr>
      <w:r>
        <w:rPr>
          <w:rFonts w:hint="eastAsia"/>
          <w:lang w:val="x-none"/>
        </w:rPr>
        <w:t>得到每个窗格单元的置信度向量之后，我们以对图</w:t>
      </w:r>
      <w:r>
        <w:rPr>
          <w:rFonts w:hint="eastAsia"/>
          <w:lang w:val="x-none"/>
        </w:rPr>
        <w:t>2-2</w:t>
      </w:r>
      <w:r>
        <w:rPr>
          <w:rFonts w:hint="eastAsia"/>
          <w:lang w:val="x-none"/>
        </w:rPr>
        <w:t>中的狗的预测为例，分析预测的原理。第一步，我们设置一个类别置信度阈值</w:t>
      </w:r>
      <w:r>
        <w:rPr>
          <w:rFonts w:hint="eastAsia"/>
          <w:lang w:val="x-none"/>
        </w:rPr>
        <w:t>thresh</w:t>
      </w:r>
      <w:r>
        <w:rPr>
          <w:rFonts w:hint="eastAsia"/>
          <w:lang w:val="x-none"/>
        </w:rPr>
        <w:t>，将所有类别置信度小于</w:t>
      </w:r>
      <w:r>
        <w:rPr>
          <w:rFonts w:hint="eastAsia"/>
          <w:lang w:val="x-none"/>
        </w:rPr>
        <w:t>thresh</w:t>
      </w:r>
      <w:r>
        <w:rPr>
          <w:rFonts w:hint="eastAsia"/>
          <w:lang w:val="x-none"/>
        </w:rPr>
        <w:t>的向量类别置信度设为</w:t>
      </w:r>
      <w:r>
        <w:rPr>
          <w:rFonts w:hint="eastAsia"/>
          <w:lang w:val="x-none"/>
        </w:rPr>
        <w:t>0</w:t>
      </w:r>
      <w:r>
        <w:rPr>
          <w:rFonts w:hint="eastAsia"/>
          <w:lang w:val="x-none"/>
        </w:rPr>
        <w:t>，以减小低概率类别对算力的浪费。第二步，按照类别狗的类别置信度，对置信度向量进行从大到小的排序。第三步，对该类进行极大值抑制（</w:t>
      </w:r>
      <w:r>
        <w:rPr>
          <w:rFonts w:hint="eastAsia"/>
          <w:lang w:val="x-none"/>
        </w:rPr>
        <w:t>NMS</w:t>
      </w:r>
      <w:r>
        <w:rPr>
          <w:rFonts w:hint="eastAsia"/>
          <w:lang w:val="x-none"/>
        </w:rPr>
        <w:t>），防止同一物体被多次框出。在这里解释一下</w:t>
      </w:r>
      <w:r>
        <w:rPr>
          <w:rFonts w:hint="eastAsia"/>
          <w:lang w:val="x-none"/>
        </w:rPr>
        <w:t>NMS</w:t>
      </w:r>
      <w:r>
        <w:rPr>
          <w:rFonts w:hint="eastAsia"/>
          <w:lang w:val="x-none"/>
        </w:rPr>
        <w:t>：</w:t>
      </w:r>
      <w:r w:rsidRPr="00672906">
        <w:rPr>
          <w:rFonts w:ascii="宋体" w:hAnsi="宋体" w:hint="eastAsia"/>
        </w:rPr>
        <w:t>首先从所有的预测框中找到置信度最大的那个</w:t>
      </w:r>
      <w:r>
        <w:rPr>
          <w:rFonts w:ascii="宋体" w:hAnsi="宋体" w:hint="eastAsia"/>
        </w:rPr>
        <w:t>边界框</w:t>
      </w:r>
      <w:r w:rsidRPr="00672906">
        <w:rPr>
          <w:rFonts w:ascii="宋体" w:hAnsi="宋体" w:hint="eastAsia"/>
        </w:rPr>
        <w:t>（已经排好序放到最前面了），然后挨个计算其与剩余</w:t>
      </w:r>
      <w:r>
        <w:rPr>
          <w:rFonts w:ascii="宋体" w:hAnsi="宋体" w:hint="eastAsia"/>
        </w:rPr>
        <w:t>边界框</w:t>
      </w:r>
      <w:r w:rsidRPr="00672906">
        <w:rPr>
          <w:rFonts w:ascii="宋体" w:hAnsi="宋体" w:hint="eastAsia"/>
        </w:rPr>
        <w:t>的IOU，如果I</w:t>
      </w:r>
      <w:r>
        <w:rPr>
          <w:rFonts w:ascii="宋体" w:hAnsi="宋体" w:hint="eastAsia"/>
        </w:rPr>
        <w:t>O</w:t>
      </w:r>
      <w:r w:rsidRPr="00672906">
        <w:rPr>
          <w:rFonts w:ascii="宋体" w:hAnsi="宋体" w:hint="eastAsia"/>
        </w:rPr>
        <w:t>U值大于一定阈值（</w:t>
      </w:r>
      <w:r>
        <w:rPr>
          <w:rFonts w:ascii="宋体" w:hAnsi="宋体" w:hint="eastAsia"/>
        </w:rPr>
        <w:t>IOU过高意味着重合度过高</w:t>
      </w:r>
      <w:r w:rsidRPr="00672906">
        <w:rPr>
          <w:rFonts w:ascii="宋体" w:hAnsi="宋体" w:hint="eastAsia"/>
        </w:rPr>
        <w:t>），那么就将该类别置信度值置为0，把该bbox剔除；然后对剩余的预测框重复上述过程，直到处理完所有的检测框</w:t>
      </w:r>
      <w:r>
        <w:rPr>
          <w:rFonts w:ascii="宋体" w:hAnsi="宋体" w:hint="eastAsia"/>
        </w:rPr>
        <w:t>。最后，所有边界框的置信度向量中都会有一个分类置信度最大值（边界框中无物体的分类置信度最大值为零），这个值对应的分类即该边界框中物体的类。</w:t>
      </w:r>
    </w:p>
    <w:p w14:paraId="270E46FE" w14:textId="77777777" w:rsidR="00AF4E33" w:rsidRDefault="00AF4E33" w:rsidP="00AF4E33">
      <w:pPr>
        <w:rPr>
          <w:rFonts w:ascii="宋体" w:hAnsi="宋体"/>
          <w:lang w:val="x-none"/>
        </w:rPr>
      </w:pPr>
      <w:r>
        <w:rPr>
          <w:rFonts w:ascii="宋体" w:hAnsi="宋体" w:hint="eastAsia"/>
          <w:lang w:val="x-none"/>
        </w:rPr>
        <w:t>总结一下YOLO</w:t>
      </w:r>
      <w:r>
        <w:rPr>
          <w:rFonts w:ascii="宋体" w:hAnsi="宋体"/>
          <w:lang w:val="x-none"/>
        </w:rPr>
        <w:t xml:space="preserve"> </w:t>
      </w:r>
      <w:r>
        <w:rPr>
          <w:rFonts w:ascii="宋体" w:hAnsi="宋体" w:hint="eastAsia"/>
          <w:lang w:val="x-none"/>
        </w:rPr>
        <w:t>v1的特点：</w:t>
      </w:r>
    </w:p>
    <w:p w14:paraId="69C657E3" w14:textId="77777777" w:rsidR="00AF4E33" w:rsidRDefault="00AF4E33" w:rsidP="00AF4E33">
      <w:pPr>
        <w:ind w:left="425"/>
        <w:rPr>
          <w:rFonts w:ascii="宋体" w:hAnsi="宋体"/>
          <w:lang w:val="x-none"/>
        </w:rPr>
      </w:pPr>
      <w:r>
        <w:rPr>
          <w:rFonts w:ascii="宋体" w:hAnsi="宋体" w:hint="eastAsia"/>
          <w:lang w:val="x-none"/>
        </w:rPr>
        <w:t>1）对靠的近的物体以及体积小的物体检测效果不好；</w:t>
      </w:r>
    </w:p>
    <w:p w14:paraId="79268298" w14:textId="77777777" w:rsidR="00AF4E33" w:rsidRDefault="00AF4E33" w:rsidP="00AF4E33">
      <w:pPr>
        <w:ind w:left="425"/>
        <w:rPr>
          <w:rFonts w:ascii="宋体" w:hAnsi="宋体"/>
          <w:lang w:val="x-none"/>
        </w:rPr>
      </w:pPr>
      <w:r>
        <w:rPr>
          <w:rFonts w:ascii="宋体" w:hAnsi="宋体" w:hint="eastAsia"/>
          <w:lang w:val="x-none"/>
        </w:rPr>
        <w:lastRenderedPageBreak/>
        <w:t>2）损失函数受定位误差影响较大；</w:t>
      </w:r>
    </w:p>
    <w:p w14:paraId="556CE6F8" w14:textId="77777777" w:rsidR="00AF4E33" w:rsidRDefault="00AF4E33" w:rsidP="00AF4E33">
      <w:pPr>
        <w:ind w:left="425"/>
        <w:rPr>
          <w:rFonts w:ascii="宋体" w:hAnsi="宋体"/>
          <w:lang w:val="x-none"/>
        </w:rPr>
      </w:pPr>
      <w:r>
        <w:rPr>
          <w:rFonts w:ascii="宋体" w:hAnsi="宋体" w:hint="eastAsia"/>
          <w:lang w:val="x-none"/>
        </w:rPr>
        <w:t>3）模型简单，速度快；</w:t>
      </w:r>
    </w:p>
    <w:p w14:paraId="4DE5ABB5" w14:textId="77777777" w:rsidR="00AF4E33" w:rsidRDefault="00AF4E33" w:rsidP="00AF4E33">
      <w:pPr>
        <w:ind w:left="425"/>
        <w:rPr>
          <w:rFonts w:ascii="宋体" w:hAnsi="宋体"/>
          <w:lang w:val="x-none"/>
        </w:rPr>
      </w:pPr>
      <w:r>
        <w:rPr>
          <w:rFonts w:ascii="宋体" w:hAnsi="宋体" w:hint="eastAsia"/>
          <w:lang w:val="x-none"/>
        </w:rPr>
        <w:t>4）端到端训练。</w:t>
      </w:r>
    </w:p>
    <w:p w14:paraId="7EF92301" w14:textId="77777777" w:rsidR="00AF4E33" w:rsidRDefault="00AF4E33" w:rsidP="00610C55">
      <w:pPr>
        <w:pStyle w:val="4"/>
        <w:rPr>
          <w:rFonts w:ascii="宋体" w:hAnsi="宋体"/>
        </w:rPr>
      </w:pPr>
      <w:r w:rsidRPr="00520995">
        <w:rPr>
          <w:rFonts w:hint="eastAsia"/>
        </w:rPr>
        <w:t>2</w:t>
      </w:r>
      <w:r w:rsidRPr="00520995">
        <w:t>.3.2.</w:t>
      </w:r>
      <w:r>
        <w:t>2</w:t>
      </w:r>
      <w:r w:rsidRPr="00520995">
        <w:t xml:space="preserve"> YOLO v</w:t>
      </w:r>
      <w:r>
        <w:t>2</w:t>
      </w:r>
    </w:p>
    <w:p w14:paraId="36C0DEEA" w14:textId="0180D7AE" w:rsidR="00AF4E33" w:rsidRDefault="00AF4E33" w:rsidP="00610C55">
      <w:pPr>
        <w:rPr>
          <w:rFonts w:ascii="宋体" w:hAnsi="宋体"/>
          <w:lang w:val="x-none"/>
        </w:rPr>
      </w:pPr>
      <w:r>
        <w:rPr>
          <w:rFonts w:ascii="宋体" w:hAnsi="宋体" w:hint="eastAsia"/>
          <w:lang w:val="x-none"/>
        </w:rPr>
        <w:t>YOLO</w:t>
      </w:r>
      <w:r>
        <w:rPr>
          <w:rFonts w:ascii="宋体" w:hAnsi="宋体"/>
          <w:lang w:val="x-none"/>
        </w:rPr>
        <w:t xml:space="preserve"> </w:t>
      </w:r>
      <w:r>
        <w:rPr>
          <w:rFonts w:ascii="宋体" w:hAnsi="宋体" w:hint="eastAsia"/>
          <w:lang w:val="x-none"/>
        </w:rPr>
        <w:t>v2在YOLO</w:t>
      </w:r>
      <w:r>
        <w:rPr>
          <w:rFonts w:ascii="宋体" w:hAnsi="宋体"/>
          <w:lang w:val="x-none"/>
        </w:rPr>
        <w:t xml:space="preserve"> </w:t>
      </w:r>
      <w:r>
        <w:rPr>
          <w:rFonts w:ascii="宋体" w:hAnsi="宋体" w:hint="eastAsia"/>
          <w:lang w:val="x-none"/>
        </w:rPr>
        <w:t>v1的基础上做出了一些改进。</w:t>
      </w:r>
    </w:p>
    <w:p w14:paraId="20349319" w14:textId="77777777" w:rsidR="00AF4E33" w:rsidRDefault="00AF4E33" w:rsidP="00610C55">
      <w:pPr>
        <w:rPr>
          <w:rFonts w:ascii="宋体" w:hAnsi="宋体"/>
          <w:lang w:val="x-none"/>
        </w:rPr>
      </w:pPr>
      <w:r>
        <w:rPr>
          <w:rFonts w:ascii="宋体" w:hAnsi="宋体" w:hint="eastAsia"/>
          <w:lang w:val="x-none"/>
        </w:rPr>
        <w:t>第一，它在每一个卷积层之前进行批量归一化操作，提高了网络的泛化能力与收敛速度，而且模型中可以去掉Dropout层而不出现过拟合。</w:t>
      </w:r>
    </w:p>
    <w:p w14:paraId="1BFBE2A0" w14:textId="77777777" w:rsidR="00AF4E33" w:rsidRDefault="00AF4E33" w:rsidP="00610C55">
      <w:pPr>
        <w:rPr>
          <w:rFonts w:ascii="宋体" w:hAnsi="宋体"/>
          <w:lang w:val="x-none"/>
        </w:rPr>
      </w:pPr>
      <w:r>
        <w:rPr>
          <w:rFonts w:ascii="宋体" w:hAnsi="宋体" w:hint="eastAsia"/>
          <w:lang w:val="x-none"/>
        </w:rPr>
        <w:t>第二，</w:t>
      </w:r>
      <w:r w:rsidRPr="00913F6B">
        <w:rPr>
          <w:rFonts w:ascii="宋体" w:hAnsi="宋体" w:hint="eastAsia"/>
          <w:color w:val="4D4D4D"/>
          <w:shd w:val="clear" w:color="auto" w:fill="FFFFFF"/>
        </w:rPr>
        <w:t>目前业界标准，</w:t>
      </w:r>
      <w:r>
        <w:rPr>
          <w:rFonts w:ascii="宋体" w:hAnsi="宋体" w:hint="eastAsia"/>
          <w:color w:val="4D4D4D"/>
          <w:shd w:val="clear" w:color="auto" w:fill="FFFFFF"/>
        </w:rPr>
        <w:t>卷积神经网络都要在</w:t>
      </w:r>
      <w:r w:rsidRPr="00913F6B">
        <w:rPr>
          <w:rFonts w:ascii="宋体" w:hAnsi="宋体" w:hint="eastAsia"/>
          <w:color w:val="4D4D4D"/>
          <w:shd w:val="clear" w:color="auto" w:fill="FFFFFF"/>
        </w:rPr>
        <w:t>ImageNet上进行预训练，</w:t>
      </w:r>
      <w:r>
        <w:rPr>
          <w:rFonts w:ascii="宋体" w:hAnsi="宋体" w:hint="eastAsia"/>
          <w:color w:val="4D4D4D"/>
          <w:shd w:val="clear" w:color="auto" w:fill="FFFFFF"/>
        </w:rPr>
        <w:t>使得</w:t>
      </w:r>
      <w:r w:rsidRPr="00913F6B">
        <w:rPr>
          <w:rFonts w:ascii="宋体" w:hAnsi="宋体" w:hint="eastAsia"/>
          <w:color w:val="4D4D4D"/>
          <w:shd w:val="clear" w:color="auto" w:fill="FFFFFF"/>
        </w:rPr>
        <w:t>卷积网络对物体更敏感。在预训练的基础上对网络进行改进与进一步训练。从 Alexnet 开始，大多数的分类器都运行在小于 256×256 的图片</w:t>
      </w:r>
      <w:r>
        <w:rPr>
          <w:rFonts w:ascii="微软雅黑" w:eastAsia="微软雅黑" w:hAnsi="微软雅黑" w:hint="eastAsia"/>
          <w:color w:val="4D4D4D"/>
          <w:shd w:val="clear" w:color="auto" w:fill="FFFFFF"/>
        </w:rPr>
        <w:t>上</w:t>
      </w:r>
      <w:r w:rsidRPr="00F46E83">
        <w:rPr>
          <w:rFonts w:ascii="宋体" w:hAnsi="宋体" w:hint="eastAsia"/>
          <w:color w:val="4D4D4D"/>
          <w:shd w:val="clear" w:color="auto" w:fill="FFFFFF"/>
        </w:rPr>
        <w:t>。而YOLO</w:t>
      </w:r>
      <w:r w:rsidRPr="00F46E83">
        <w:rPr>
          <w:rFonts w:ascii="宋体" w:hAnsi="宋体"/>
          <w:color w:val="4D4D4D"/>
          <w:shd w:val="clear" w:color="auto" w:fill="FFFFFF"/>
        </w:rPr>
        <w:t xml:space="preserve"> </w:t>
      </w:r>
      <w:r w:rsidRPr="00F46E83">
        <w:rPr>
          <w:rFonts w:ascii="宋体" w:hAnsi="宋体" w:hint="eastAsia"/>
          <w:color w:val="4D4D4D"/>
          <w:shd w:val="clear" w:color="auto" w:fill="FFFFFF"/>
        </w:rPr>
        <w:t>v2</w:t>
      </w:r>
      <w:r w:rsidRPr="00F46E83">
        <w:rPr>
          <w:rFonts w:ascii="宋体" w:hAnsi="宋体" w:hint="eastAsia"/>
          <w:lang w:val="x-none"/>
        </w:rPr>
        <w:t>将图片分辨率从224*224提高到448*448</w:t>
      </w:r>
      <w:r w:rsidRPr="00F46E83">
        <w:rPr>
          <w:rFonts w:ascii="宋体" w:hAnsi="宋体"/>
          <w:lang w:val="x-none"/>
        </w:rPr>
        <w:t xml:space="preserve"> </w:t>
      </w:r>
      <w:r w:rsidRPr="00F46E83">
        <w:rPr>
          <w:rFonts w:ascii="宋体" w:hAnsi="宋体" w:hint="eastAsia"/>
          <w:lang w:val="x-none"/>
        </w:rPr>
        <w:t>，这远远高于ImageNet的预训练分辨</w:t>
      </w:r>
      <w:r>
        <w:rPr>
          <w:rFonts w:ascii="宋体" w:hAnsi="宋体" w:hint="eastAsia"/>
          <w:lang w:val="x-none"/>
        </w:rPr>
        <w:t>率。</w:t>
      </w:r>
    </w:p>
    <w:p w14:paraId="2931E4F9" w14:textId="77777777" w:rsidR="00AF4E33" w:rsidRDefault="00AF4E33" w:rsidP="00610C55">
      <w:pPr>
        <w:rPr>
          <w:rFonts w:ascii="宋体" w:hAnsi="宋体"/>
          <w:lang w:val="x-none"/>
        </w:rPr>
      </w:pPr>
      <w:r>
        <w:rPr>
          <w:rFonts w:ascii="宋体" w:hAnsi="宋体" w:hint="eastAsia"/>
          <w:lang w:val="x-none"/>
        </w:rPr>
        <w:t>第三，</w:t>
      </w:r>
      <w:r w:rsidRPr="00B61B5D">
        <w:rPr>
          <w:rFonts w:ascii="宋体" w:hAnsi="宋体" w:hint="eastAsia"/>
          <w:lang w:val="x-none"/>
        </w:rPr>
        <w:t xml:space="preserve">YOLO </w:t>
      </w:r>
      <w:r>
        <w:rPr>
          <w:rFonts w:ascii="宋体" w:hAnsi="宋体"/>
          <w:lang w:val="x-none"/>
        </w:rPr>
        <w:t xml:space="preserve"> </w:t>
      </w:r>
      <w:r>
        <w:rPr>
          <w:rFonts w:ascii="宋体" w:hAnsi="宋体" w:hint="eastAsia"/>
          <w:lang w:val="x-none"/>
        </w:rPr>
        <w:t>v1</w:t>
      </w:r>
      <w:r w:rsidRPr="00B61B5D">
        <w:rPr>
          <w:rFonts w:ascii="宋体" w:hAnsi="宋体" w:hint="eastAsia"/>
          <w:lang w:val="x-none"/>
        </w:rPr>
        <w:t xml:space="preserve">包含有全连接层，从而能直接预测 Bounding Boxes 的坐标值。 </w:t>
      </w:r>
      <w:r>
        <w:rPr>
          <w:rFonts w:ascii="宋体" w:hAnsi="宋体" w:hint="eastAsia"/>
          <w:lang w:val="x-none"/>
        </w:rPr>
        <w:t>而</w:t>
      </w:r>
      <w:r w:rsidRPr="00B61B5D">
        <w:rPr>
          <w:rFonts w:ascii="宋体" w:hAnsi="宋体" w:hint="eastAsia"/>
          <w:lang w:val="x-none"/>
        </w:rPr>
        <w:t>Faster R-CNN 只用卷积层与 Region Proposal Network 来预测 Anchor Box 偏移值offset与置信度（前景得分），而不是直接预测坐标值。作者发现通过预测偏移量</w:t>
      </w:r>
      <w:r>
        <w:rPr>
          <w:rFonts w:ascii="宋体" w:hAnsi="宋体" w:hint="eastAsia"/>
          <w:lang w:val="x-none"/>
        </w:rPr>
        <w:t>的方式</w:t>
      </w:r>
      <w:r w:rsidRPr="00B61B5D">
        <w:rPr>
          <w:rFonts w:ascii="宋体" w:hAnsi="宋体" w:hint="eastAsia"/>
          <w:lang w:val="x-none"/>
        </w:rPr>
        <w:t>而不是坐标值能够简化问题，让神经网络学习起来更</w:t>
      </w:r>
      <w:r>
        <w:rPr>
          <w:rFonts w:ascii="宋体" w:hAnsi="宋体" w:hint="eastAsia"/>
          <w:lang w:val="x-none"/>
        </w:rPr>
        <w:t>加</w:t>
      </w:r>
      <w:r w:rsidRPr="00B61B5D">
        <w:rPr>
          <w:rFonts w:ascii="宋体" w:hAnsi="宋体" w:hint="eastAsia"/>
          <w:lang w:val="x-none"/>
        </w:rPr>
        <w:t>容易。所以 YOLO</w:t>
      </w:r>
      <w:r>
        <w:rPr>
          <w:rFonts w:ascii="宋体" w:hAnsi="宋体"/>
          <w:lang w:val="x-none"/>
        </w:rPr>
        <w:t xml:space="preserve"> </w:t>
      </w:r>
      <w:r w:rsidRPr="00B61B5D">
        <w:rPr>
          <w:rFonts w:ascii="宋体" w:hAnsi="宋体" w:hint="eastAsia"/>
          <w:lang w:val="x-none"/>
        </w:rPr>
        <w:t>v2 去掉了全连接层，使用 Anchor Boxes 来预测 Bounding Boxes。作者去掉了网络中一个池化层和一个全连接</w:t>
      </w:r>
      <w:r>
        <w:rPr>
          <w:rFonts w:ascii="宋体" w:hAnsi="宋体" w:hint="eastAsia"/>
          <w:lang w:val="x-none"/>
        </w:rPr>
        <w:t>层</w:t>
      </w:r>
      <w:r w:rsidRPr="00B61B5D">
        <w:rPr>
          <w:rFonts w:ascii="宋体" w:hAnsi="宋体" w:hint="eastAsia"/>
          <w:lang w:val="x-none"/>
        </w:rPr>
        <w:t>，这让卷积层的输出能有更高的分辨率</w:t>
      </w:r>
      <w:r>
        <w:rPr>
          <w:rFonts w:ascii="宋体" w:hAnsi="宋体" w:hint="eastAsia"/>
          <w:lang w:val="x-none"/>
        </w:rPr>
        <w:t>，所以将原来448*448的分辨率减小到416*416，以加快模型的速度</w:t>
      </w:r>
      <w:r w:rsidRPr="00B61B5D">
        <w:rPr>
          <w:rFonts w:ascii="宋体" w:hAnsi="宋体" w:hint="eastAsia"/>
          <w:lang w:val="x-none"/>
        </w:rPr>
        <w:t xml:space="preserve">。由于图片中的物体都倾向于出现在图片的中心位置，特别是那种比较大的物体，所以有一个单独位于物体中心的位置用于预测这些物体。使用 Anchor Box 会让精确度稍微下降，但用了它能让 YOLOv2 能预测出大于一千个框，同时 </w:t>
      </w:r>
      <w:r>
        <w:rPr>
          <w:rFonts w:ascii="宋体" w:hAnsi="宋体" w:hint="eastAsia"/>
          <w:lang w:val="x-none"/>
        </w:rPr>
        <w:t>召回率</w:t>
      </w:r>
      <w:r w:rsidRPr="00B61B5D">
        <w:rPr>
          <w:rFonts w:ascii="宋体" w:hAnsi="宋体" w:hint="eastAsia"/>
          <w:lang w:val="x-none"/>
        </w:rPr>
        <w:t>达到88%，mAP</w:t>
      </w:r>
      <w:r>
        <w:rPr>
          <w:rFonts w:ascii="宋体" w:hAnsi="宋体"/>
          <w:lang w:val="x-none"/>
        </w:rPr>
        <w:t>(mean Average Precision)</w:t>
      </w:r>
      <w:r w:rsidRPr="00B61B5D">
        <w:rPr>
          <w:rFonts w:ascii="宋体" w:hAnsi="宋体" w:hint="eastAsia"/>
          <w:lang w:val="x-none"/>
        </w:rPr>
        <w:t xml:space="preserve"> 达到 69.2%。</w:t>
      </w:r>
    </w:p>
    <w:p w14:paraId="7A29FDEB" w14:textId="77777777" w:rsidR="00AF4E33" w:rsidRDefault="00AF4E33" w:rsidP="00610C55">
      <w:pPr>
        <w:rPr>
          <w:rFonts w:ascii="宋体" w:hAnsi="宋体"/>
          <w:lang w:val="x-none"/>
        </w:rPr>
      </w:pPr>
      <w:r>
        <w:rPr>
          <w:rFonts w:ascii="宋体" w:hAnsi="宋体" w:hint="eastAsia"/>
          <w:lang w:val="x-none"/>
        </w:rPr>
        <w:t>第四，作者在训练集的边界框上进行了K-means聚类，以对anchor进行更好的初始化。从表2-1中可以看出，使用5个K-mean聚类选择的anchor的平均IOU比使用9个原始anchor还要高出0.9%，而对9个anchor使用K-mean的话，平均IOU明显提高，高达67.2%。</w:t>
      </w:r>
    </w:p>
    <w:p w14:paraId="37FF1BEE" w14:textId="77777777" w:rsidR="00AF4E33" w:rsidRDefault="00AF4E33" w:rsidP="00610C55">
      <w:pPr>
        <w:jc w:val="center"/>
        <w:rPr>
          <w:rFonts w:ascii="宋体" w:hAnsi="宋体"/>
          <w:lang w:val="x-none"/>
        </w:rPr>
      </w:pPr>
      <w:r>
        <w:rPr>
          <w:rFonts w:ascii="宋体" w:hAnsi="宋体" w:hint="eastAsia"/>
          <w:lang w:val="x-none"/>
        </w:rPr>
        <w:t>表2-1</w:t>
      </w:r>
      <w:r>
        <w:rPr>
          <w:rFonts w:ascii="宋体" w:hAnsi="宋体"/>
          <w:lang w:val="x-none"/>
        </w:rPr>
        <w:t xml:space="preserve"> </w:t>
      </w:r>
      <w:r>
        <w:rPr>
          <w:rFonts w:ascii="宋体" w:hAnsi="宋体" w:hint="eastAsia"/>
          <w:lang w:val="x-none"/>
        </w:rPr>
        <w:t>使用K-mean与原始anchor的比较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0"/>
        <w:gridCol w:w="2841"/>
        <w:gridCol w:w="2841"/>
      </w:tblGrid>
      <w:tr w:rsidR="00AF4E33" w:rsidRPr="00D86E13" w14:paraId="09F1330A" w14:textId="77777777" w:rsidTr="00610C55">
        <w:tc>
          <w:tcPr>
            <w:tcW w:w="2840" w:type="dxa"/>
            <w:shd w:val="clear" w:color="auto" w:fill="auto"/>
          </w:tcPr>
          <w:p w14:paraId="50DF412B" w14:textId="77777777" w:rsidR="00AF4E33" w:rsidRPr="00D86E13" w:rsidRDefault="00AF4E33" w:rsidP="00573394">
            <w:pPr>
              <w:jc w:val="center"/>
              <w:rPr>
                <w:rFonts w:ascii="宋体" w:hAnsi="宋体"/>
                <w:lang w:val="x-none"/>
              </w:rPr>
            </w:pPr>
            <w:r w:rsidRPr="00D86E13">
              <w:rPr>
                <w:rFonts w:ascii="宋体" w:hAnsi="宋体" w:hint="eastAsia"/>
                <w:lang w:val="x-none"/>
              </w:rPr>
              <w:t>Box</w:t>
            </w:r>
            <w:r w:rsidRPr="00D86E13">
              <w:rPr>
                <w:rFonts w:ascii="宋体" w:hAnsi="宋体"/>
                <w:lang w:val="x-none"/>
              </w:rPr>
              <w:t xml:space="preserve"> </w:t>
            </w:r>
            <w:r w:rsidRPr="00D86E13">
              <w:rPr>
                <w:rFonts w:ascii="宋体" w:hAnsi="宋体" w:hint="eastAsia"/>
                <w:lang w:val="x-none"/>
              </w:rPr>
              <w:t>Generation</w:t>
            </w:r>
          </w:p>
        </w:tc>
        <w:tc>
          <w:tcPr>
            <w:tcW w:w="2841" w:type="dxa"/>
            <w:shd w:val="clear" w:color="auto" w:fill="auto"/>
          </w:tcPr>
          <w:p w14:paraId="1FD3E1F2" w14:textId="77777777" w:rsidR="00AF4E33" w:rsidRPr="00D86E13" w:rsidRDefault="00AF4E33" w:rsidP="00573394">
            <w:pPr>
              <w:jc w:val="center"/>
              <w:rPr>
                <w:rFonts w:ascii="宋体" w:hAnsi="宋体"/>
                <w:lang w:val="x-none"/>
              </w:rPr>
            </w:pPr>
            <w:r w:rsidRPr="00D86E13">
              <w:rPr>
                <w:rFonts w:ascii="宋体" w:hAnsi="宋体" w:hint="eastAsia"/>
                <w:lang w:val="x-none"/>
              </w:rPr>
              <w:t>#</w:t>
            </w:r>
          </w:p>
        </w:tc>
        <w:tc>
          <w:tcPr>
            <w:tcW w:w="2841" w:type="dxa"/>
            <w:shd w:val="clear" w:color="auto" w:fill="auto"/>
          </w:tcPr>
          <w:p w14:paraId="1E8FB3CB" w14:textId="77777777" w:rsidR="00AF4E33" w:rsidRPr="00D86E13" w:rsidRDefault="00AF4E33" w:rsidP="00573394">
            <w:pPr>
              <w:jc w:val="center"/>
              <w:rPr>
                <w:rFonts w:ascii="宋体" w:hAnsi="宋体"/>
                <w:lang w:val="x-none"/>
              </w:rPr>
            </w:pPr>
            <w:r w:rsidRPr="00D86E13">
              <w:rPr>
                <w:rFonts w:ascii="宋体" w:hAnsi="宋体" w:hint="eastAsia"/>
                <w:lang w:val="x-none"/>
              </w:rPr>
              <w:t>AVG</w:t>
            </w:r>
            <w:r w:rsidRPr="00D86E13">
              <w:rPr>
                <w:rFonts w:ascii="宋体" w:hAnsi="宋体"/>
                <w:lang w:val="x-none"/>
              </w:rPr>
              <w:t xml:space="preserve"> </w:t>
            </w:r>
            <w:r w:rsidRPr="00D86E13">
              <w:rPr>
                <w:rFonts w:ascii="宋体" w:hAnsi="宋体" w:hint="eastAsia"/>
                <w:lang w:val="x-none"/>
              </w:rPr>
              <w:t>IOU</w:t>
            </w:r>
          </w:p>
        </w:tc>
      </w:tr>
      <w:tr w:rsidR="00AF4E33" w:rsidRPr="00D86E13" w14:paraId="6DA54E67" w14:textId="77777777" w:rsidTr="00610C55">
        <w:tc>
          <w:tcPr>
            <w:tcW w:w="2840" w:type="dxa"/>
            <w:shd w:val="clear" w:color="auto" w:fill="auto"/>
          </w:tcPr>
          <w:p w14:paraId="053FB445" w14:textId="77777777" w:rsidR="00AF4E33" w:rsidRPr="00D86E13" w:rsidRDefault="00AF4E33" w:rsidP="00573394">
            <w:pPr>
              <w:jc w:val="center"/>
              <w:rPr>
                <w:rFonts w:ascii="宋体" w:hAnsi="宋体"/>
                <w:lang w:val="x-none"/>
              </w:rPr>
            </w:pPr>
            <w:r w:rsidRPr="00D86E13">
              <w:rPr>
                <w:rFonts w:ascii="宋体" w:hAnsi="宋体" w:hint="eastAsia"/>
                <w:lang w:val="x-none"/>
              </w:rPr>
              <w:t>Cluster</w:t>
            </w:r>
            <w:r w:rsidRPr="00D86E13">
              <w:rPr>
                <w:rFonts w:ascii="宋体" w:hAnsi="宋体"/>
                <w:lang w:val="x-none"/>
              </w:rPr>
              <w:t xml:space="preserve"> </w:t>
            </w:r>
            <w:r w:rsidRPr="00D86E13">
              <w:rPr>
                <w:rFonts w:ascii="宋体" w:hAnsi="宋体" w:hint="eastAsia"/>
                <w:lang w:val="x-none"/>
              </w:rPr>
              <w:t>SSE</w:t>
            </w:r>
          </w:p>
        </w:tc>
        <w:tc>
          <w:tcPr>
            <w:tcW w:w="2841" w:type="dxa"/>
            <w:shd w:val="clear" w:color="auto" w:fill="auto"/>
          </w:tcPr>
          <w:p w14:paraId="77F35FEE" w14:textId="77777777" w:rsidR="00AF4E33" w:rsidRPr="00D86E13" w:rsidRDefault="00AF4E33" w:rsidP="00573394">
            <w:pPr>
              <w:jc w:val="center"/>
              <w:rPr>
                <w:rFonts w:ascii="宋体" w:hAnsi="宋体"/>
                <w:lang w:val="x-none"/>
              </w:rPr>
            </w:pPr>
            <w:r w:rsidRPr="00D86E13">
              <w:rPr>
                <w:rFonts w:ascii="宋体" w:hAnsi="宋体" w:hint="eastAsia"/>
                <w:lang w:val="x-none"/>
              </w:rPr>
              <w:t>5</w:t>
            </w:r>
          </w:p>
        </w:tc>
        <w:tc>
          <w:tcPr>
            <w:tcW w:w="2841" w:type="dxa"/>
            <w:shd w:val="clear" w:color="auto" w:fill="auto"/>
          </w:tcPr>
          <w:p w14:paraId="4EB41563" w14:textId="77777777" w:rsidR="00AF4E33" w:rsidRPr="00D86E13" w:rsidRDefault="00AF4E33" w:rsidP="00573394">
            <w:pPr>
              <w:jc w:val="center"/>
              <w:rPr>
                <w:rFonts w:ascii="宋体" w:hAnsi="宋体"/>
                <w:lang w:val="x-none"/>
              </w:rPr>
            </w:pPr>
            <w:r w:rsidRPr="00D86E13">
              <w:rPr>
                <w:rFonts w:ascii="宋体" w:hAnsi="宋体" w:hint="eastAsia"/>
                <w:lang w:val="x-none"/>
              </w:rPr>
              <w:t>58.7</w:t>
            </w:r>
          </w:p>
        </w:tc>
      </w:tr>
      <w:tr w:rsidR="00AF4E33" w:rsidRPr="00D86E13" w14:paraId="0102F0BA" w14:textId="77777777" w:rsidTr="00610C55">
        <w:tc>
          <w:tcPr>
            <w:tcW w:w="2840" w:type="dxa"/>
            <w:shd w:val="clear" w:color="auto" w:fill="auto"/>
          </w:tcPr>
          <w:p w14:paraId="79BDC4A5" w14:textId="77777777" w:rsidR="00AF4E33" w:rsidRPr="00D86E13" w:rsidRDefault="00AF4E33" w:rsidP="00573394">
            <w:pPr>
              <w:jc w:val="center"/>
              <w:rPr>
                <w:rFonts w:ascii="宋体" w:hAnsi="宋体"/>
                <w:lang w:val="x-none"/>
              </w:rPr>
            </w:pPr>
            <w:r w:rsidRPr="00D86E13">
              <w:rPr>
                <w:rFonts w:ascii="宋体" w:hAnsi="宋体" w:hint="eastAsia"/>
                <w:lang w:val="x-none"/>
              </w:rPr>
              <w:t>Cluster</w:t>
            </w:r>
            <w:r w:rsidRPr="00D86E13">
              <w:rPr>
                <w:rFonts w:ascii="宋体" w:hAnsi="宋体"/>
                <w:lang w:val="x-none"/>
              </w:rPr>
              <w:t xml:space="preserve"> </w:t>
            </w:r>
            <w:r w:rsidRPr="00D86E13">
              <w:rPr>
                <w:rFonts w:ascii="宋体" w:hAnsi="宋体" w:hint="eastAsia"/>
                <w:lang w:val="x-none"/>
              </w:rPr>
              <w:t>IOU</w:t>
            </w:r>
          </w:p>
        </w:tc>
        <w:tc>
          <w:tcPr>
            <w:tcW w:w="2841" w:type="dxa"/>
            <w:shd w:val="clear" w:color="auto" w:fill="auto"/>
          </w:tcPr>
          <w:p w14:paraId="002DD845" w14:textId="77777777" w:rsidR="00AF4E33" w:rsidRPr="00D86E13" w:rsidRDefault="00AF4E33" w:rsidP="00573394">
            <w:pPr>
              <w:jc w:val="center"/>
              <w:rPr>
                <w:rFonts w:ascii="宋体" w:hAnsi="宋体"/>
                <w:lang w:val="x-none"/>
              </w:rPr>
            </w:pPr>
            <w:r w:rsidRPr="00D86E13">
              <w:rPr>
                <w:rFonts w:ascii="宋体" w:hAnsi="宋体" w:hint="eastAsia"/>
                <w:lang w:val="x-none"/>
              </w:rPr>
              <w:t>5</w:t>
            </w:r>
          </w:p>
        </w:tc>
        <w:tc>
          <w:tcPr>
            <w:tcW w:w="2841" w:type="dxa"/>
            <w:shd w:val="clear" w:color="auto" w:fill="auto"/>
          </w:tcPr>
          <w:p w14:paraId="79CE78F3" w14:textId="77777777" w:rsidR="00AF4E33" w:rsidRPr="00D86E13" w:rsidRDefault="00AF4E33" w:rsidP="00573394">
            <w:pPr>
              <w:jc w:val="center"/>
              <w:rPr>
                <w:rFonts w:ascii="宋体" w:hAnsi="宋体"/>
                <w:lang w:val="x-none"/>
              </w:rPr>
            </w:pPr>
            <w:r w:rsidRPr="00D86E13">
              <w:rPr>
                <w:rFonts w:ascii="宋体" w:hAnsi="宋体" w:hint="eastAsia"/>
                <w:lang w:val="x-none"/>
              </w:rPr>
              <w:t>61.0</w:t>
            </w:r>
          </w:p>
        </w:tc>
      </w:tr>
      <w:tr w:rsidR="00AF4E33" w:rsidRPr="00D86E13" w14:paraId="16B562D0" w14:textId="77777777" w:rsidTr="00610C55">
        <w:tc>
          <w:tcPr>
            <w:tcW w:w="2840" w:type="dxa"/>
            <w:shd w:val="clear" w:color="auto" w:fill="auto"/>
          </w:tcPr>
          <w:p w14:paraId="68D9C764" w14:textId="77777777" w:rsidR="00AF4E33" w:rsidRPr="00D86E13" w:rsidRDefault="00AF4E33" w:rsidP="00573394">
            <w:pPr>
              <w:jc w:val="center"/>
              <w:rPr>
                <w:rFonts w:ascii="宋体" w:hAnsi="宋体"/>
                <w:lang w:val="x-none"/>
              </w:rPr>
            </w:pPr>
            <w:r w:rsidRPr="00D86E13">
              <w:rPr>
                <w:rFonts w:ascii="宋体" w:hAnsi="宋体" w:hint="eastAsia"/>
                <w:lang w:val="x-none"/>
              </w:rPr>
              <w:t>Anchor</w:t>
            </w:r>
            <w:r w:rsidRPr="00D86E13">
              <w:rPr>
                <w:rFonts w:ascii="宋体" w:hAnsi="宋体"/>
                <w:lang w:val="x-none"/>
              </w:rPr>
              <w:t xml:space="preserve"> </w:t>
            </w:r>
            <w:r w:rsidRPr="00D86E13">
              <w:rPr>
                <w:rFonts w:ascii="宋体" w:hAnsi="宋体" w:hint="eastAsia"/>
                <w:lang w:val="x-none"/>
              </w:rPr>
              <w:t>Box</w:t>
            </w:r>
          </w:p>
        </w:tc>
        <w:tc>
          <w:tcPr>
            <w:tcW w:w="2841" w:type="dxa"/>
            <w:shd w:val="clear" w:color="auto" w:fill="auto"/>
          </w:tcPr>
          <w:p w14:paraId="05C32D89" w14:textId="77777777" w:rsidR="00AF4E33" w:rsidRPr="00D86E13" w:rsidRDefault="00AF4E33" w:rsidP="00573394">
            <w:pPr>
              <w:jc w:val="center"/>
              <w:rPr>
                <w:rFonts w:ascii="宋体" w:hAnsi="宋体"/>
                <w:lang w:val="x-none"/>
              </w:rPr>
            </w:pPr>
            <w:r w:rsidRPr="00D86E13">
              <w:rPr>
                <w:rFonts w:ascii="宋体" w:hAnsi="宋体" w:hint="eastAsia"/>
                <w:lang w:val="x-none"/>
              </w:rPr>
              <w:t>9</w:t>
            </w:r>
          </w:p>
        </w:tc>
        <w:tc>
          <w:tcPr>
            <w:tcW w:w="2841" w:type="dxa"/>
            <w:shd w:val="clear" w:color="auto" w:fill="auto"/>
          </w:tcPr>
          <w:p w14:paraId="2BB6966B" w14:textId="77777777" w:rsidR="00AF4E33" w:rsidRPr="00D86E13" w:rsidRDefault="00AF4E33" w:rsidP="00573394">
            <w:pPr>
              <w:jc w:val="center"/>
              <w:rPr>
                <w:rFonts w:ascii="宋体" w:hAnsi="宋体"/>
                <w:lang w:val="x-none"/>
              </w:rPr>
            </w:pPr>
            <w:r w:rsidRPr="00D86E13">
              <w:rPr>
                <w:rFonts w:ascii="宋体" w:hAnsi="宋体" w:hint="eastAsia"/>
                <w:lang w:val="x-none"/>
              </w:rPr>
              <w:t>60.9</w:t>
            </w:r>
          </w:p>
        </w:tc>
      </w:tr>
      <w:tr w:rsidR="00AF4E33" w:rsidRPr="00D86E13" w14:paraId="5FA90B9D" w14:textId="77777777" w:rsidTr="00610C55">
        <w:tc>
          <w:tcPr>
            <w:tcW w:w="2840" w:type="dxa"/>
            <w:shd w:val="clear" w:color="auto" w:fill="auto"/>
          </w:tcPr>
          <w:p w14:paraId="479C742B" w14:textId="77777777" w:rsidR="00AF4E33" w:rsidRPr="00D86E13" w:rsidRDefault="00AF4E33" w:rsidP="00573394">
            <w:pPr>
              <w:jc w:val="center"/>
              <w:rPr>
                <w:rFonts w:ascii="宋体" w:hAnsi="宋体"/>
                <w:lang w:val="x-none"/>
              </w:rPr>
            </w:pPr>
            <w:r w:rsidRPr="00D86E13">
              <w:rPr>
                <w:rFonts w:ascii="宋体" w:hAnsi="宋体" w:hint="eastAsia"/>
                <w:lang w:val="x-none"/>
              </w:rPr>
              <w:t>Cluster</w:t>
            </w:r>
            <w:r w:rsidRPr="00D86E13">
              <w:rPr>
                <w:rFonts w:ascii="宋体" w:hAnsi="宋体"/>
                <w:lang w:val="x-none"/>
              </w:rPr>
              <w:t xml:space="preserve"> </w:t>
            </w:r>
            <w:r w:rsidRPr="00D86E13">
              <w:rPr>
                <w:rFonts w:ascii="宋体" w:hAnsi="宋体" w:hint="eastAsia"/>
                <w:lang w:val="x-none"/>
              </w:rPr>
              <w:t>IOU</w:t>
            </w:r>
          </w:p>
        </w:tc>
        <w:tc>
          <w:tcPr>
            <w:tcW w:w="2841" w:type="dxa"/>
            <w:shd w:val="clear" w:color="auto" w:fill="auto"/>
          </w:tcPr>
          <w:p w14:paraId="58216EB6" w14:textId="77777777" w:rsidR="00AF4E33" w:rsidRPr="00D86E13" w:rsidRDefault="00AF4E33" w:rsidP="00573394">
            <w:pPr>
              <w:jc w:val="center"/>
              <w:rPr>
                <w:rFonts w:ascii="宋体" w:hAnsi="宋体"/>
                <w:lang w:val="x-none"/>
              </w:rPr>
            </w:pPr>
            <w:r w:rsidRPr="00D86E13">
              <w:rPr>
                <w:rFonts w:ascii="宋体" w:hAnsi="宋体" w:hint="eastAsia"/>
                <w:lang w:val="x-none"/>
              </w:rPr>
              <w:t>9</w:t>
            </w:r>
          </w:p>
        </w:tc>
        <w:tc>
          <w:tcPr>
            <w:tcW w:w="2841" w:type="dxa"/>
            <w:shd w:val="clear" w:color="auto" w:fill="auto"/>
          </w:tcPr>
          <w:p w14:paraId="15A114D6" w14:textId="77777777" w:rsidR="00AF4E33" w:rsidRPr="00D86E13" w:rsidRDefault="00AF4E33" w:rsidP="00573394">
            <w:pPr>
              <w:jc w:val="center"/>
              <w:rPr>
                <w:rFonts w:ascii="宋体" w:hAnsi="宋体"/>
                <w:lang w:val="x-none"/>
              </w:rPr>
            </w:pPr>
            <w:r w:rsidRPr="00D86E13">
              <w:rPr>
                <w:rFonts w:ascii="宋体" w:hAnsi="宋体" w:hint="eastAsia"/>
                <w:lang w:val="x-none"/>
              </w:rPr>
              <w:t>67.3</w:t>
            </w:r>
          </w:p>
        </w:tc>
      </w:tr>
    </w:tbl>
    <w:p w14:paraId="732F76E0" w14:textId="2A51DC97" w:rsidR="00AF4E33" w:rsidRDefault="00AF4E33" w:rsidP="00610C55">
      <w:r>
        <w:rPr>
          <w:rFonts w:hint="eastAsia"/>
        </w:rPr>
        <w:t>第五，</w:t>
      </w:r>
      <w:r>
        <w:rPr>
          <w:rFonts w:hint="eastAsia"/>
        </w:rPr>
        <w:t>YOLO</w:t>
      </w:r>
      <w:r>
        <w:t xml:space="preserve"> </w:t>
      </w:r>
      <w:r>
        <w:rPr>
          <w:rFonts w:hint="eastAsia"/>
        </w:rPr>
        <w:t>v2</w:t>
      </w:r>
      <w:r>
        <w:rPr>
          <w:rFonts w:hint="eastAsia"/>
        </w:rPr>
        <w:t>在</w:t>
      </w:r>
      <w:r>
        <w:rPr>
          <w:rFonts w:hint="eastAsia"/>
        </w:rPr>
        <w:t>26*26</w:t>
      </w:r>
      <w:r>
        <w:rPr>
          <w:rFonts w:hint="eastAsia"/>
        </w:rPr>
        <w:t>的特征层上新增了一层</w:t>
      </w:r>
      <w:r>
        <w:rPr>
          <w:rFonts w:hint="eastAsia"/>
        </w:rPr>
        <w:t>passthrough</w:t>
      </w:r>
      <w:r>
        <w:rPr>
          <w:rFonts w:hint="eastAsia"/>
        </w:rPr>
        <w:t>层（又叫</w:t>
      </w:r>
      <w:r>
        <w:rPr>
          <w:rFonts w:hint="eastAsia"/>
        </w:rPr>
        <w:t>reorg</w:t>
      </w:r>
      <w:r>
        <w:t xml:space="preserve"> </w:t>
      </w:r>
      <w:r>
        <w:rPr>
          <w:rFonts w:hint="eastAsia"/>
        </w:rPr>
        <w:t>layer</w:t>
      </w:r>
      <w:r>
        <w:rPr>
          <w:rFonts w:hint="eastAsia"/>
        </w:rPr>
        <w:t>），该层结合了</w:t>
      </w:r>
      <w:r>
        <w:rPr>
          <w:rFonts w:hint="eastAsia"/>
        </w:rPr>
        <w:t>GoogleNet</w:t>
      </w:r>
      <w:r>
        <w:rPr>
          <w:rFonts w:hint="eastAsia"/>
        </w:rPr>
        <w:t>初始化层将不同层水平叠加在一起的思想和</w:t>
      </w:r>
      <w:r>
        <w:rPr>
          <w:rFonts w:hint="eastAsia"/>
        </w:rPr>
        <w:t>ResNet</w:t>
      </w:r>
      <w:r>
        <w:rPr>
          <w:rFonts w:hint="eastAsia"/>
        </w:rPr>
        <w:t>的</w:t>
      </w:r>
      <w:r>
        <w:rPr>
          <w:rFonts w:hint="eastAsia"/>
        </w:rPr>
        <w:t>identity</w:t>
      </w:r>
      <w:r>
        <w:t xml:space="preserve"> </w:t>
      </w:r>
      <w:r>
        <w:rPr>
          <w:rFonts w:hint="eastAsia"/>
        </w:rPr>
        <w:t>mapping</w:t>
      </w:r>
      <w:r>
        <w:rPr>
          <w:rFonts w:hint="eastAsia"/>
        </w:rPr>
        <w:t>堆叠高分辨率特征与低分辨率特征的方式，将</w:t>
      </w:r>
      <w:r>
        <w:rPr>
          <w:rFonts w:hint="eastAsia"/>
        </w:rPr>
        <w:t>26*26*512</w:t>
      </w:r>
      <w:r>
        <w:rPr>
          <w:rFonts w:hint="eastAsia"/>
        </w:rPr>
        <w:t>的特征层</w:t>
      </w:r>
      <w:r>
        <w:rPr>
          <w:rFonts w:hint="eastAsia"/>
        </w:rPr>
        <w:t>reshape</w:t>
      </w:r>
      <w:r>
        <w:rPr>
          <w:rFonts w:hint="eastAsia"/>
        </w:rPr>
        <w:t>为</w:t>
      </w:r>
      <w:r>
        <w:rPr>
          <w:rFonts w:hint="eastAsia"/>
        </w:rPr>
        <w:t>13*13*2048</w:t>
      </w:r>
      <w:r>
        <w:rPr>
          <w:rFonts w:hint="eastAsia"/>
        </w:rPr>
        <w:t>，这样一来，它就可以与最后一层</w:t>
      </w:r>
      <w:r>
        <w:rPr>
          <w:rFonts w:hint="eastAsia"/>
        </w:rPr>
        <w:t>13*13*1024</w:t>
      </w:r>
      <w:r>
        <w:rPr>
          <w:rFonts w:hint="eastAsia"/>
        </w:rPr>
        <w:t>的特征层叠加在一起，生成一个</w:t>
      </w:r>
      <w:r>
        <w:rPr>
          <w:rFonts w:hint="eastAsia"/>
        </w:rPr>
        <w:t>13*13*3072</w:t>
      </w:r>
      <w:r>
        <w:rPr>
          <w:rFonts w:hint="eastAsia"/>
        </w:rPr>
        <w:t>的特征图，该特征图同时包含高分</w:t>
      </w:r>
      <w:r>
        <w:rPr>
          <w:rFonts w:hint="eastAsia"/>
        </w:rPr>
        <w:lastRenderedPageBreak/>
        <w:t>辨率和低分辨率的特征，将预测精度提高了</w:t>
      </w:r>
      <w:r>
        <w:rPr>
          <w:rFonts w:hint="eastAsia"/>
        </w:rPr>
        <w:t>1%</w:t>
      </w:r>
      <w:r>
        <w:rPr>
          <w:rFonts w:hint="eastAsia"/>
        </w:rPr>
        <w:t>。</w:t>
      </w:r>
    </w:p>
    <w:p w14:paraId="7EF05E57" w14:textId="761BF9FA" w:rsidR="00AF4E33" w:rsidRDefault="00AF4E33" w:rsidP="00AF4E33">
      <w:r>
        <w:rPr>
          <w:rFonts w:hint="eastAsia"/>
        </w:rPr>
        <w:t>第六，和</w:t>
      </w:r>
      <w:r>
        <w:rPr>
          <w:rFonts w:hint="eastAsia"/>
        </w:rPr>
        <w:t>YOLO</w:t>
      </w:r>
      <w:r>
        <w:t xml:space="preserve"> </w:t>
      </w:r>
      <w:r>
        <w:rPr>
          <w:rFonts w:hint="eastAsia"/>
        </w:rPr>
        <w:t>v1</w:t>
      </w:r>
      <w:r>
        <w:rPr>
          <w:rFonts w:hint="eastAsia"/>
        </w:rPr>
        <w:t>不同的是，</w:t>
      </w:r>
      <w:r>
        <w:rPr>
          <w:rFonts w:hint="eastAsia"/>
        </w:rPr>
        <w:t>YOLO</w:t>
      </w:r>
      <w:r>
        <w:t xml:space="preserve"> </w:t>
      </w:r>
      <w:r>
        <w:rPr>
          <w:rFonts w:hint="eastAsia"/>
        </w:rPr>
        <w:t>v2</w:t>
      </w:r>
      <w:r>
        <w:rPr>
          <w:rFonts w:hint="eastAsia"/>
        </w:rPr>
        <w:t>每迭代几次就会修改网络结构，修改最后的检测层。每</w:t>
      </w:r>
      <w:r>
        <w:rPr>
          <w:rFonts w:hint="eastAsia"/>
        </w:rPr>
        <w:t>10</w:t>
      </w:r>
      <w:r>
        <w:rPr>
          <w:rFonts w:hint="eastAsia"/>
        </w:rPr>
        <w:t>个批次，网络会随机选择一个新的分辨率。需要注意的是，图片分辨率需要是</w:t>
      </w:r>
      <w:r>
        <w:rPr>
          <w:rFonts w:hint="eastAsia"/>
        </w:rPr>
        <w:t>32</w:t>
      </w:r>
      <w:r>
        <w:rPr>
          <w:rFonts w:hint="eastAsia"/>
        </w:rPr>
        <w:t>的整数倍（分辨率也不能过大，最大为</w:t>
      </w:r>
      <w:r>
        <w:rPr>
          <w:rFonts w:hint="eastAsia"/>
        </w:rPr>
        <w:t>608*608</w:t>
      </w:r>
      <w:r>
        <w:rPr>
          <w:rFonts w:hint="eastAsia"/>
        </w:rPr>
        <w:t>）。当分辨率高时，预测的精度也会随之提高，但是速度会有所减缓，相反，当分辨率低时，精度会随之降低，但是速度会相应提高。表</w:t>
      </w:r>
      <w:r>
        <w:rPr>
          <w:rFonts w:hint="eastAsia"/>
        </w:rPr>
        <w:t>2-2</w:t>
      </w:r>
      <w:r>
        <w:rPr>
          <w:rFonts w:hint="eastAsia"/>
        </w:rPr>
        <w:t>是</w:t>
      </w:r>
      <w:r>
        <w:rPr>
          <w:rFonts w:hint="eastAsia"/>
        </w:rPr>
        <w:t>YOLO</w:t>
      </w:r>
      <w:r>
        <w:rPr>
          <w:rFonts w:hint="eastAsia"/>
        </w:rPr>
        <w:t>不同分辨率的网络和其他框架在</w:t>
      </w:r>
      <w:r w:rsidRPr="00425430">
        <w:rPr>
          <w:rFonts w:hint="eastAsia"/>
        </w:rPr>
        <w:t xml:space="preserve">voc2007/2012 </w:t>
      </w:r>
      <w:r w:rsidRPr="00425430">
        <w:rPr>
          <w:rFonts w:hint="eastAsia"/>
        </w:rPr>
        <w:t>数据集</w:t>
      </w:r>
      <w:r>
        <w:rPr>
          <w:rFonts w:hint="eastAsia"/>
        </w:rPr>
        <w:t>下精度</w:t>
      </w:r>
      <w:r>
        <w:rPr>
          <w:rFonts w:hint="eastAsia"/>
        </w:rPr>
        <w:t>mAP</w:t>
      </w:r>
      <w:r>
        <w:rPr>
          <w:rFonts w:hint="eastAsia"/>
        </w:rPr>
        <w:t>与速度</w:t>
      </w:r>
      <w:r>
        <w:rPr>
          <w:rFonts w:hint="eastAsia"/>
        </w:rPr>
        <w:t>FPS</w:t>
      </w:r>
      <w:r>
        <w:rPr>
          <w:rFonts w:hint="eastAsia"/>
        </w:rPr>
        <w:t>之间的关系对照表，你可以根据表</w:t>
      </w:r>
      <w:r>
        <w:rPr>
          <w:rFonts w:hint="eastAsia"/>
        </w:rPr>
        <w:t>2-2</w:t>
      </w:r>
      <w:r>
        <w:rPr>
          <w:rFonts w:hint="eastAsia"/>
        </w:rPr>
        <w:t>在精度与速度之间权衡。</w:t>
      </w:r>
    </w:p>
    <w:p w14:paraId="66603041" w14:textId="77777777" w:rsidR="00AF4E33" w:rsidRDefault="00AF4E33" w:rsidP="00AF4E33">
      <w:pPr>
        <w:jc w:val="center"/>
      </w:pPr>
      <w:r>
        <w:rPr>
          <w:rFonts w:hint="eastAsia"/>
        </w:rPr>
        <w:t>表</w:t>
      </w:r>
      <w:r>
        <w:rPr>
          <w:rFonts w:hint="eastAsia"/>
        </w:rPr>
        <w:t>2-2</w:t>
      </w:r>
      <w:r>
        <w:t xml:space="preserve"> </w:t>
      </w:r>
      <w:r>
        <w:rPr>
          <w:rFonts w:hint="eastAsia"/>
        </w:rPr>
        <w:t>不同框架</w:t>
      </w:r>
      <w:r>
        <w:rPr>
          <w:rFonts w:hint="eastAsia"/>
        </w:rPr>
        <w:t>mAP</w:t>
      </w:r>
      <w:r>
        <w:rPr>
          <w:rFonts w:hint="eastAsia"/>
        </w:rPr>
        <w:t>与</w:t>
      </w:r>
      <w:r>
        <w:rPr>
          <w:rFonts w:hint="eastAsia"/>
        </w:rPr>
        <w:t>FPS</w:t>
      </w:r>
      <w:r>
        <w:rPr>
          <w:rFonts w:hint="eastAsia"/>
        </w:rPr>
        <w:t>对照表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1985"/>
        <w:gridCol w:w="1701"/>
        <w:gridCol w:w="1893"/>
      </w:tblGrid>
      <w:tr w:rsidR="00AF4E33" w14:paraId="0E3CA474" w14:textId="77777777" w:rsidTr="00573394">
        <w:tc>
          <w:tcPr>
            <w:tcW w:w="2943" w:type="dxa"/>
            <w:shd w:val="clear" w:color="auto" w:fill="auto"/>
          </w:tcPr>
          <w:p w14:paraId="1328292C" w14:textId="77777777" w:rsidR="00AF4E33" w:rsidRDefault="00AF4E33" w:rsidP="00573394">
            <w:pPr>
              <w:jc w:val="center"/>
            </w:pPr>
            <w:r>
              <w:rPr>
                <w:rFonts w:hint="eastAsia"/>
              </w:rPr>
              <w:t>D</w:t>
            </w:r>
            <w:r>
              <w:t>ection Framework</w:t>
            </w:r>
          </w:p>
        </w:tc>
        <w:tc>
          <w:tcPr>
            <w:tcW w:w="1985" w:type="dxa"/>
            <w:shd w:val="clear" w:color="auto" w:fill="auto"/>
          </w:tcPr>
          <w:p w14:paraId="06C0449F" w14:textId="77777777" w:rsidR="00AF4E33" w:rsidRDefault="00AF4E33" w:rsidP="00573394">
            <w:pPr>
              <w:jc w:val="center"/>
            </w:pPr>
            <w:r>
              <w:rPr>
                <w:rFonts w:hint="eastAsia"/>
              </w:rPr>
              <w:t>T</w:t>
            </w:r>
            <w:r>
              <w:t>rain</w:t>
            </w:r>
          </w:p>
        </w:tc>
        <w:tc>
          <w:tcPr>
            <w:tcW w:w="1701" w:type="dxa"/>
            <w:shd w:val="clear" w:color="auto" w:fill="auto"/>
          </w:tcPr>
          <w:p w14:paraId="19152DC1" w14:textId="77777777" w:rsidR="00AF4E33" w:rsidRDefault="00AF4E33" w:rsidP="00573394">
            <w:pPr>
              <w:jc w:val="center"/>
            </w:pPr>
            <w:r>
              <w:rPr>
                <w:rFonts w:hint="eastAsia"/>
              </w:rPr>
              <w:t>m</w:t>
            </w:r>
            <w:r>
              <w:t>AP</w:t>
            </w:r>
          </w:p>
        </w:tc>
        <w:tc>
          <w:tcPr>
            <w:tcW w:w="1893" w:type="dxa"/>
            <w:shd w:val="clear" w:color="auto" w:fill="auto"/>
          </w:tcPr>
          <w:p w14:paraId="5C88FC1C" w14:textId="77777777" w:rsidR="00AF4E33" w:rsidRDefault="00AF4E33" w:rsidP="00573394">
            <w:pPr>
              <w:jc w:val="center"/>
            </w:pPr>
            <w:r>
              <w:rPr>
                <w:rFonts w:hint="eastAsia"/>
              </w:rPr>
              <w:t>F</w:t>
            </w:r>
            <w:r>
              <w:t>PS</w:t>
            </w:r>
          </w:p>
        </w:tc>
      </w:tr>
      <w:tr w:rsidR="00AF4E33" w14:paraId="12704641" w14:textId="77777777" w:rsidTr="00573394">
        <w:tc>
          <w:tcPr>
            <w:tcW w:w="2943" w:type="dxa"/>
            <w:shd w:val="clear" w:color="auto" w:fill="auto"/>
          </w:tcPr>
          <w:p w14:paraId="477DA74B" w14:textId="77777777" w:rsidR="00AF4E33" w:rsidRDefault="00AF4E33" w:rsidP="00573394">
            <w:pPr>
              <w:jc w:val="center"/>
            </w:pPr>
            <w:r>
              <w:rPr>
                <w:rFonts w:hint="eastAsia"/>
              </w:rPr>
              <w:t>Fast</w:t>
            </w:r>
            <w:r>
              <w:t xml:space="preserve"> </w:t>
            </w:r>
            <w:r>
              <w:rPr>
                <w:rFonts w:hint="eastAsia"/>
              </w:rPr>
              <w:t>R-CNN</w:t>
            </w:r>
            <w:r w:rsidRPr="00D86E13">
              <w:rPr>
                <w:rFonts w:hint="eastAsia"/>
                <w:vertAlign w:val="subscript"/>
              </w:rPr>
              <w:t>[</w:t>
            </w:r>
            <w:r w:rsidRPr="00D86E13">
              <w:rPr>
                <w:vertAlign w:val="subscript"/>
              </w:rPr>
              <w:t>5]</w:t>
            </w:r>
          </w:p>
        </w:tc>
        <w:tc>
          <w:tcPr>
            <w:tcW w:w="1985" w:type="dxa"/>
            <w:shd w:val="clear" w:color="auto" w:fill="auto"/>
          </w:tcPr>
          <w:p w14:paraId="3A87C814" w14:textId="77777777" w:rsidR="00AF4E33" w:rsidRDefault="00AF4E33" w:rsidP="00573394">
            <w:pPr>
              <w:jc w:val="center"/>
            </w:pPr>
            <w:r>
              <w:rPr>
                <w:rFonts w:hint="eastAsia"/>
              </w:rPr>
              <w:t>2</w:t>
            </w:r>
            <w:r>
              <w:t>007+2012</w:t>
            </w:r>
          </w:p>
        </w:tc>
        <w:tc>
          <w:tcPr>
            <w:tcW w:w="1701" w:type="dxa"/>
            <w:shd w:val="clear" w:color="auto" w:fill="auto"/>
          </w:tcPr>
          <w:p w14:paraId="06138D52" w14:textId="77777777" w:rsidR="00AF4E33" w:rsidRDefault="00AF4E33" w:rsidP="00573394">
            <w:pPr>
              <w:jc w:val="center"/>
            </w:pPr>
            <w:r>
              <w:rPr>
                <w:rFonts w:hint="eastAsia"/>
              </w:rPr>
              <w:t>7</w:t>
            </w:r>
            <w:r>
              <w:t>0.0</w:t>
            </w:r>
          </w:p>
        </w:tc>
        <w:tc>
          <w:tcPr>
            <w:tcW w:w="1893" w:type="dxa"/>
            <w:shd w:val="clear" w:color="auto" w:fill="auto"/>
          </w:tcPr>
          <w:p w14:paraId="37214567" w14:textId="77777777" w:rsidR="00AF4E33" w:rsidRDefault="00AF4E33" w:rsidP="00573394">
            <w:pPr>
              <w:jc w:val="center"/>
            </w:pPr>
            <w:r>
              <w:rPr>
                <w:rFonts w:hint="eastAsia"/>
              </w:rPr>
              <w:t>0</w:t>
            </w:r>
            <w:r>
              <w:t>.5</w:t>
            </w:r>
          </w:p>
        </w:tc>
      </w:tr>
      <w:tr w:rsidR="00AF4E33" w14:paraId="666907DE" w14:textId="77777777" w:rsidTr="00573394">
        <w:tc>
          <w:tcPr>
            <w:tcW w:w="2943" w:type="dxa"/>
            <w:shd w:val="clear" w:color="auto" w:fill="auto"/>
          </w:tcPr>
          <w:p w14:paraId="7843EA2D" w14:textId="77777777" w:rsidR="00AF4E33" w:rsidRDefault="00AF4E33" w:rsidP="00573394">
            <w:pPr>
              <w:jc w:val="center"/>
            </w:pPr>
            <w:r>
              <w:rPr>
                <w:rFonts w:hint="eastAsia"/>
              </w:rPr>
              <w:t>F</w:t>
            </w:r>
            <w:r>
              <w:t>aster R-CNN VGG-16</w:t>
            </w:r>
            <w:r w:rsidRPr="00D86E13">
              <w:rPr>
                <w:vertAlign w:val="subscript"/>
              </w:rPr>
              <w:t>[6]</w:t>
            </w:r>
          </w:p>
        </w:tc>
        <w:tc>
          <w:tcPr>
            <w:tcW w:w="1985" w:type="dxa"/>
            <w:shd w:val="clear" w:color="auto" w:fill="auto"/>
          </w:tcPr>
          <w:p w14:paraId="607BB3E3" w14:textId="77777777" w:rsidR="00AF4E33" w:rsidRDefault="00AF4E33" w:rsidP="00573394">
            <w:pPr>
              <w:jc w:val="center"/>
            </w:pPr>
            <w:r>
              <w:rPr>
                <w:rFonts w:hint="eastAsia"/>
              </w:rPr>
              <w:t>2</w:t>
            </w:r>
            <w:r>
              <w:t>007+2012</w:t>
            </w:r>
          </w:p>
        </w:tc>
        <w:tc>
          <w:tcPr>
            <w:tcW w:w="1701" w:type="dxa"/>
            <w:shd w:val="clear" w:color="auto" w:fill="auto"/>
          </w:tcPr>
          <w:p w14:paraId="04B0E8E8" w14:textId="77777777" w:rsidR="00AF4E33" w:rsidRDefault="00AF4E33" w:rsidP="00573394">
            <w:pPr>
              <w:jc w:val="center"/>
            </w:pPr>
            <w:r>
              <w:rPr>
                <w:rFonts w:hint="eastAsia"/>
              </w:rPr>
              <w:t>7</w:t>
            </w:r>
            <w:r>
              <w:t>3.2</w:t>
            </w:r>
          </w:p>
        </w:tc>
        <w:tc>
          <w:tcPr>
            <w:tcW w:w="1893" w:type="dxa"/>
            <w:shd w:val="clear" w:color="auto" w:fill="auto"/>
          </w:tcPr>
          <w:p w14:paraId="11E3ACCE" w14:textId="77777777" w:rsidR="00AF4E33" w:rsidRDefault="00AF4E33" w:rsidP="00573394">
            <w:pPr>
              <w:jc w:val="center"/>
            </w:pPr>
            <w:r>
              <w:rPr>
                <w:rFonts w:hint="eastAsia"/>
              </w:rPr>
              <w:t>7</w:t>
            </w:r>
          </w:p>
        </w:tc>
      </w:tr>
      <w:tr w:rsidR="00AF4E33" w14:paraId="0B2C3ADC" w14:textId="77777777" w:rsidTr="00573394">
        <w:tc>
          <w:tcPr>
            <w:tcW w:w="2943" w:type="dxa"/>
            <w:shd w:val="clear" w:color="auto" w:fill="auto"/>
          </w:tcPr>
          <w:p w14:paraId="665FAFDB" w14:textId="77777777" w:rsidR="00AF4E33" w:rsidRDefault="00AF4E33" w:rsidP="00573394">
            <w:pPr>
              <w:jc w:val="center"/>
            </w:pPr>
            <w:r>
              <w:rPr>
                <w:rFonts w:hint="eastAsia"/>
              </w:rPr>
              <w:t>F</w:t>
            </w:r>
            <w:r>
              <w:t>aster R-CNN ResNet</w:t>
            </w:r>
            <w:r w:rsidRPr="00D86E13">
              <w:rPr>
                <w:vertAlign w:val="subscript"/>
              </w:rPr>
              <w:t xml:space="preserve"> [6]</w:t>
            </w:r>
          </w:p>
        </w:tc>
        <w:tc>
          <w:tcPr>
            <w:tcW w:w="1985" w:type="dxa"/>
            <w:shd w:val="clear" w:color="auto" w:fill="auto"/>
          </w:tcPr>
          <w:p w14:paraId="7FEA4716" w14:textId="77777777" w:rsidR="00AF4E33" w:rsidRDefault="00AF4E33" w:rsidP="00573394">
            <w:pPr>
              <w:jc w:val="center"/>
            </w:pPr>
            <w:r>
              <w:rPr>
                <w:rFonts w:hint="eastAsia"/>
              </w:rPr>
              <w:t>2</w:t>
            </w:r>
            <w:r>
              <w:t>007+2012</w:t>
            </w:r>
          </w:p>
        </w:tc>
        <w:tc>
          <w:tcPr>
            <w:tcW w:w="1701" w:type="dxa"/>
            <w:shd w:val="clear" w:color="auto" w:fill="auto"/>
          </w:tcPr>
          <w:p w14:paraId="59B611B9" w14:textId="77777777" w:rsidR="00AF4E33" w:rsidRDefault="00AF4E33" w:rsidP="00573394">
            <w:pPr>
              <w:jc w:val="center"/>
            </w:pPr>
            <w:r>
              <w:rPr>
                <w:rFonts w:hint="eastAsia"/>
              </w:rPr>
              <w:t>7</w:t>
            </w:r>
            <w:r>
              <w:t>6.4</w:t>
            </w:r>
          </w:p>
        </w:tc>
        <w:tc>
          <w:tcPr>
            <w:tcW w:w="1893" w:type="dxa"/>
            <w:shd w:val="clear" w:color="auto" w:fill="auto"/>
          </w:tcPr>
          <w:p w14:paraId="38D2D46D" w14:textId="77777777" w:rsidR="00AF4E33" w:rsidRDefault="00AF4E33" w:rsidP="00573394">
            <w:pPr>
              <w:jc w:val="center"/>
            </w:pPr>
            <w:r>
              <w:rPr>
                <w:rFonts w:hint="eastAsia"/>
              </w:rPr>
              <w:t>5</w:t>
            </w:r>
          </w:p>
        </w:tc>
      </w:tr>
      <w:tr w:rsidR="00AF4E33" w14:paraId="10BC934E" w14:textId="77777777" w:rsidTr="00573394">
        <w:tc>
          <w:tcPr>
            <w:tcW w:w="2943" w:type="dxa"/>
            <w:shd w:val="clear" w:color="auto" w:fill="auto"/>
          </w:tcPr>
          <w:p w14:paraId="3ADAB48F" w14:textId="77777777" w:rsidR="00AF4E33" w:rsidRDefault="00AF4E33" w:rsidP="00573394">
            <w:pPr>
              <w:jc w:val="center"/>
            </w:pPr>
            <w:r>
              <w:rPr>
                <w:rFonts w:hint="eastAsia"/>
              </w:rPr>
              <w:t>Y</w:t>
            </w:r>
            <w:r>
              <w:t xml:space="preserve">OLO </w:t>
            </w:r>
            <w:r w:rsidRPr="00D86E13">
              <w:rPr>
                <w:vertAlign w:val="subscript"/>
              </w:rPr>
              <w:t>[4]</w:t>
            </w:r>
          </w:p>
        </w:tc>
        <w:tc>
          <w:tcPr>
            <w:tcW w:w="1985" w:type="dxa"/>
            <w:shd w:val="clear" w:color="auto" w:fill="auto"/>
          </w:tcPr>
          <w:p w14:paraId="734D92FC" w14:textId="77777777" w:rsidR="00AF4E33" w:rsidRDefault="00AF4E33" w:rsidP="00573394">
            <w:pPr>
              <w:jc w:val="center"/>
            </w:pPr>
            <w:r>
              <w:rPr>
                <w:rFonts w:hint="eastAsia"/>
              </w:rPr>
              <w:t>2</w:t>
            </w:r>
            <w:r>
              <w:t>007+2012</w:t>
            </w:r>
          </w:p>
        </w:tc>
        <w:tc>
          <w:tcPr>
            <w:tcW w:w="1701" w:type="dxa"/>
            <w:shd w:val="clear" w:color="auto" w:fill="auto"/>
          </w:tcPr>
          <w:p w14:paraId="020CC0DE" w14:textId="77777777" w:rsidR="00AF4E33" w:rsidRDefault="00AF4E33" w:rsidP="00573394">
            <w:pPr>
              <w:jc w:val="center"/>
            </w:pPr>
            <w:r>
              <w:rPr>
                <w:rFonts w:hint="eastAsia"/>
              </w:rPr>
              <w:t>6</w:t>
            </w:r>
            <w:r>
              <w:t>3.4</w:t>
            </w:r>
          </w:p>
        </w:tc>
        <w:tc>
          <w:tcPr>
            <w:tcW w:w="1893" w:type="dxa"/>
            <w:shd w:val="clear" w:color="auto" w:fill="auto"/>
          </w:tcPr>
          <w:p w14:paraId="3E4FA6BE" w14:textId="77777777" w:rsidR="00AF4E33" w:rsidRDefault="00AF4E33" w:rsidP="00573394">
            <w:pPr>
              <w:jc w:val="center"/>
            </w:pPr>
            <w:r>
              <w:rPr>
                <w:rFonts w:hint="eastAsia"/>
              </w:rPr>
              <w:t>4</w:t>
            </w:r>
            <w:r>
              <w:t>5</w:t>
            </w:r>
          </w:p>
        </w:tc>
      </w:tr>
      <w:tr w:rsidR="00AF4E33" w14:paraId="17EA25D2" w14:textId="77777777" w:rsidTr="00573394">
        <w:tc>
          <w:tcPr>
            <w:tcW w:w="2943" w:type="dxa"/>
            <w:shd w:val="clear" w:color="auto" w:fill="auto"/>
          </w:tcPr>
          <w:p w14:paraId="2D6BDE5F" w14:textId="77777777" w:rsidR="00AF4E33" w:rsidRDefault="00AF4E33" w:rsidP="00573394">
            <w:pPr>
              <w:jc w:val="center"/>
            </w:pPr>
            <w:r>
              <w:rPr>
                <w:rFonts w:hint="eastAsia"/>
              </w:rPr>
              <w:t>S</w:t>
            </w:r>
            <w:r>
              <w:t>SD300</w:t>
            </w:r>
            <w:r w:rsidRPr="00D86E13">
              <w:rPr>
                <w:vertAlign w:val="subscript"/>
              </w:rPr>
              <w:t>[7]</w:t>
            </w:r>
          </w:p>
        </w:tc>
        <w:tc>
          <w:tcPr>
            <w:tcW w:w="1985" w:type="dxa"/>
            <w:shd w:val="clear" w:color="auto" w:fill="auto"/>
          </w:tcPr>
          <w:p w14:paraId="1E3E9D7C" w14:textId="77777777" w:rsidR="00AF4E33" w:rsidRDefault="00AF4E33" w:rsidP="00573394">
            <w:pPr>
              <w:jc w:val="center"/>
            </w:pPr>
            <w:r>
              <w:rPr>
                <w:rFonts w:hint="eastAsia"/>
              </w:rPr>
              <w:t>2</w:t>
            </w:r>
            <w:r>
              <w:t>007+2012</w:t>
            </w:r>
          </w:p>
        </w:tc>
        <w:tc>
          <w:tcPr>
            <w:tcW w:w="1701" w:type="dxa"/>
            <w:shd w:val="clear" w:color="auto" w:fill="auto"/>
          </w:tcPr>
          <w:p w14:paraId="632C4FA6" w14:textId="77777777" w:rsidR="00AF4E33" w:rsidRDefault="00AF4E33" w:rsidP="00573394">
            <w:pPr>
              <w:jc w:val="center"/>
            </w:pPr>
            <w:r>
              <w:rPr>
                <w:rFonts w:hint="eastAsia"/>
              </w:rPr>
              <w:t>7</w:t>
            </w:r>
            <w:r>
              <w:t>4.3</w:t>
            </w:r>
          </w:p>
        </w:tc>
        <w:tc>
          <w:tcPr>
            <w:tcW w:w="1893" w:type="dxa"/>
            <w:shd w:val="clear" w:color="auto" w:fill="auto"/>
          </w:tcPr>
          <w:p w14:paraId="35F87696" w14:textId="77777777" w:rsidR="00AF4E33" w:rsidRDefault="00AF4E33" w:rsidP="00573394">
            <w:pPr>
              <w:jc w:val="center"/>
            </w:pPr>
            <w:r>
              <w:rPr>
                <w:rFonts w:hint="eastAsia"/>
              </w:rPr>
              <w:t>4</w:t>
            </w:r>
            <w:r>
              <w:t>6</w:t>
            </w:r>
          </w:p>
        </w:tc>
      </w:tr>
      <w:tr w:rsidR="00AF4E33" w14:paraId="0E335453" w14:textId="77777777" w:rsidTr="00573394">
        <w:tc>
          <w:tcPr>
            <w:tcW w:w="2943" w:type="dxa"/>
            <w:shd w:val="clear" w:color="auto" w:fill="auto"/>
          </w:tcPr>
          <w:p w14:paraId="0CB9AE27" w14:textId="77777777" w:rsidR="00AF4E33" w:rsidRDefault="00AF4E33" w:rsidP="00573394">
            <w:pPr>
              <w:jc w:val="center"/>
            </w:pPr>
            <w:r>
              <w:rPr>
                <w:rFonts w:hint="eastAsia"/>
              </w:rPr>
              <w:t>S</w:t>
            </w:r>
            <w:r>
              <w:t>SD500</w:t>
            </w:r>
            <w:r w:rsidRPr="00D86E13">
              <w:rPr>
                <w:vertAlign w:val="subscript"/>
              </w:rPr>
              <w:t>[7]</w:t>
            </w:r>
          </w:p>
        </w:tc>
        <w:tc>
          <w:tcPr>
            <w:tcW w:w="1985" w:type="dxa"/>
            <w:shd w:val="clear" w:color="auto" w:fill="auto"/>
          </w:tcPr>
          <w:p w14:paraId="4A5ABEDF" w14:textId="77777777" w:rsidR="00AF4E33" w:rsidRDefault="00AF4E33" w:rsidP="00573394">
            <w:pPr>
              <w:jc w:val="center"/>
            </w:pPr>
            <w:r>
              <w:rPr>
                <w:rFonts w:hint="eastAsia"/>
              </w:rPr>
              <w:t>2</w:t>
            </w:r>
            <w:r>
              <w:t>007+2012</w:t>
            </w:r>
          </w:p>
        </w:tc>
        <w:tc>
          <w:tcPr>
            <w:tcW w:w="1701" w:type="dxa"/>
            <w:shd w:val="clear" w:color="auto" w:fill="auto"/>
          </w:tcPr>
          <w:p w14:paraId="16594D67" w14:textId="77777777" w:rsidR="00AF4E33" w:rsidRDefault="00AF4E33" w:rsidP="00573394">
            <w:pPr>
              <w:jc w:val="center"/>
            </w:pPr>
            <w:r>
              <w:rPr>
                <w:rFonts w:hint="eastAsia"/>
              </w:rPr>
              <w:t>7</w:t>
            </w:r>
            <w:r>
              <w:t>6.8</w:t>
            </w:r>
          </w:p>
        </w:tc>
        <w:tc>
          <w:tcPr>
            <w:tcW w:w="1893" w:type="dxa"/>
            <w:shd w:val="clear" w:color="auto" w:fill="auto"/>
          </w:tcPr>
          <w:p w14:paraId="7AFB1A78" w14:textId="77777777" w:rsidR="00AF4E33" w:rsidRDefault="00AF4E33" w:rsidP="00573394">
            <w:pPr>
              <w:jc w:val="center"/>
            </w:pPr>
            <w:r>
              <w:rPr>
                <w:rFonts w:hint="eastAsia"/>
              </w:rPr>
              <w:t>1</w:t>
            </w:r>
            <w:r>
              <w:t>9</w:t>
            </w:r>
          </w:p>
        </w:tc>
      </w:tr>
      <w:tr w:rsidR="00AF4E33" w14:paraId="1312660C" w14:textId="77777777" w:rsidTr="00573394">
        <w:tc>
          <w:tcPr>
            <w:tcW w:w="2943" w:type="dxa"/>
            <w:shd w:val="clear" w:color="auto" w:fill="auto"/>
          </w:tcPr>
          <w:p w14:paraId="6236A8D3" w14:textId="77777777" w:rsidR="00AF4E33" w:rsidRDefault="00AF4E33" w:rsidP="00573394">
            <w:pPr>
              <w:jc w:val="center"/>
            </w:pPr>
            <w:r>
              <w:rPr>
                <w:rFonts w:hint="eastAsia"/>
              </w:rPr>
              <w:t>Y</w:t>
            </w:r>
            <w:r>
              <w:t>OLOv2 288*288</w:t>
            </w:r>
          </w:p>
        </w:tc>
        <w:tc>
          <w:tcPr>
            <w:tcW w:w="1985" w:type="dxa"/>
            <w:shd w:val="clear" w:color="auto" w:fill="auto"/>
          </w:tcPr>
          <w:p w14:paraId="65F79B17" w14:textId="77777777" w:rsidR="00AF4E33" w:rsidRDefault="00AF4E33" w:rsidP="00573394">
            <w:pPr>
              <w:jc w:val="center"/>
            </w:pPr>
            <w:r>
              <w:rPr>
                <w:rFonts w:hint="eastAsia"/>
              </w:rPr>
              <w:t>2</w:t>
            </w:r>
            <w:r>
              <w:t>007+2012</w:t>
            </w:r>
          </w:p>
        </w:tc>
        <w:tc>
          <w:tcPr>
            <w:tcW w:w="1701" w:type="dxa"/>
            <w:shd w:val="clear" w:color="auto" w:fill="auto"/>
          </w:tcPr>
          <w:p w14:paraId="6705A588" w14:textId="77777777" w:rsidR="00AF4E33" w:rsidRDefault="00AF4E33" w:rsidP="00573394">
            <w:pPr>
              <w:jc w:val="center"/>
            </w:pPr>
            <w:r>
              <w:rPr>
                <w:rFonts w:hint="eastAsia"/>
              </w:rPr>
              <w:t>6</w:t>
            </w:r>
            <w:r>
              <w:t>9.0</w:t>
            </w:r>
          </w:p>
        </w:tc>
        <w:tc>
          <w:tcPr>
            <w:tcW w:w="1893" w:type="dxa"/>
            <w:shd w:val="clear" w:color="auto" w:fill="auto"/>
          </w:tcPr>
          <w:p w14:paraId="5EAC4CFD" w14:textId="77777777" w:rsidR="00AF4E33" w:rsidRDefault="00AF4E33" w:rsidP="00573394">
            <w:pPr>
              <w:jc w:val="center"/>
            </w:pPr>
            <w:r>
              <w:rPr>
                <w:rFonts w:hint="eastAsia"/>
              </w:rPr>
              <w:t>9</w:t>
            </w:r>
            <w:r>
              <w:t>1</w:t>
            </w:r>
          </w:p>
        </w:tc>
      </w:tr>
      <w:tr w:rsidR="00AF4E33" w14:paraId="19BD8DE6" w14:textId="77777777" w:rsidTr="00573394">
        <w:tc>
          <w:tcPr>
            <w:tcW w:w="2943" w:type="dxa"/>
            <w:shd w:val="clear" w:color="auto" w:fill="auto"/>
          </w:tcPr>
          <w:p w14:paraId="43E18F8F" w14:textId="77777777" w:rsidR="00AF4E33" w:rsidRDefault="00AF4E33" w:rsidP="00573394">
            <w:pPr>
              <w:jc w:val="center"/>
            </w:pPr>
            <w:r>
              <w:rPr>
                <w:rFonts w:hint="eastAsia"/>
              </w:rPr>
              <w:t>Y</w:t>
            </w:r>
            <w:r>
              <w:t>OLOv2 352*352</w:t>
            </w:r>
          </w:p>
        </w:tc>
        <w:tc>
          <w:tcPr>
            <w:tcW w:w="1985" w:type="dxa"/>
            <w:shd w:val="clear" w:color="auto" w:fill="auto"/>
          </w:tcPr>
          <w:p w14:paraId="3F4D3971" w14:textId="77777777" w:rsidR="00AF4E33" w:rsidRDefault="00AF4E33" w:rsidP="00573394">
            <w:pPr>
              <w:jc w:val="center"/>
            </w:pPr>
            <w:r>
              <w:rPr>
                <w:rFonts w:hint="eastAsia"/>
              </w:rPr>
              <w:t>2</w:t>
            </w:r>
            <w:r>
              <w:t>007+2012</w:t>
            </w:r>
          </w:p>
        </w:tc>
        <w:tc>
          <w:tcPr>
            <w:tcW w:w="1701" w:type="dxa"/>
            <w:shd w:val="clear" w:color="auto" w:fill="auto"/>
          </w:tcPr>
          <w:p w14:paraId="10A16B63" w14:textId="77777777" w:rsidR="00AF4E33" w:rsidRDefault="00AF4E33" w:rsidP="00573394">
            <w:pPr>
              <w:jc w:val="center"/>
            </w:pPr>
            <w:r>
              <w:rPr>
                <w:rFonts w:hint="eastAsia"/>
              </w:rPr>
              <w:t>7</w:t>
            </w:r>
            <w:r>
              <w:t>3.7</w:t>
            </w:r>
          </w:p>
        </w:tc>
        <w:tc>
          <w:tcPr>
            <w:tcW w:w="1893" w:type="dxa"/>
            <w:shd w:val="clear" w:color="auto" w:fill="auto"/>
          </w:tcPr>
          <w:p w14:paraId="1BA16572" w14:textId="77777777" w:rsidR="00AF4E33" w:rsidRDefault="00AF4E33" w:rsidP="00573394">
            <w:pPr>
              <w:jc w:val="center"/>
            </w:pPr>
            <w:r>
              <w:rPr>
                <w:rFonts w:hint="eastAsia"/>
              </w:rPr>
              <w:t>8</w:t>
            </w:r>
            <w:r>
              <w:t>1</w:t>
            </w:r>
          </w:p>
        </w:tc>
      </w:tr>
      <w:tr w:rsidR="00AF4E33" w14:paraId="16E90541" w14:textId="77777777" w:rsidTr="00573394">
        <w:tc>
          <w:tcPr>
            <w:tcW w:w="2943" w:type="dxa"/>
            <w:shd w:val="clear" w:color="auto" w:fill="auto"/>
          </w:tcPr>
          <w:p w14:paraId="17F96EF9" w14:textId="77777777" w:rsidR="00AF4E33" w:rsidRDefault="00AF4E33" w:rsidP="00573394">
            <w:pPr>
              <w:jc w:val="center"/>
            </w:pPr>
            <w:r>
              <w:rPr>
                <w:rFonts w:hint="eastAsia"/>
              </w:rPr>
              <w:t>Y</w:t>
            </w:r>
            <w:r>
              <w:t>OLOv2 416*416</w:t>
            </w:r>
          </w:p>
        </w:tc>
        <w:tc>
          <w:tcPr>
            <w:tcW w:w="1985" w:type="dxa"/>
            <w:shd w:val="clear" w:color="auto" w:fill="auto"/>
          </w:tcPr>
          <w:p w14:paraId="572305B2" w14:textId="77777777" w:rsidR="00AF4E33" w:rsidRDefault="00AF4E33" w:rsidP="00573394">
            <w:pPr>
              <w:jc w:val="center"/>
            </w:pPr>
            <w:r>
              <w:rPr>
                <w:rFonts w:hint="eastAsia"/>
              </w:rPr>
              <w:t>2</w:t>
            </w:r>
            <w:r>
              <w:t>007+2012</w:t>
            </w:r>
          </w:p>
        </w:tc>
        <w:tc>
          <w:tcPr>
            <w:tcW w:w="1701" w:type="dxa"/>
            <w:shd w:val="clear" w:color="auto" w:fill="auto"/>
          </w:tcPr>
          <w:p w14:paraId="759E6330" w14:textId="77777777" w:rsidR="00AF4E33" w:rsidRDefault="00AF4E33" w:rsidP="00573394">
            <w:pPr>
              <w:jc w:val="center"/>
            </w:pPr>
            <w:r>
              <w:rPr>
                <w:rFonts w:hint="eastAsia"/>
              </w:rPr>
              <w:t>7</w:t>
            </w:r>
            <w:r>
              <w:t>6.8</w:t>
            </w:r>
          </w:p>
        </w:tc>
        <w:tc>
          <w:tcPr>
            <w:tcW w:w="1893" w:type="dxa"/>
            <w:shd w:val="clear" w:color="auto" w:fill="auto"/>
          </w:tcPr>
          <w:p w14:paraId="58502D5C" w14:textId="77777777" w:rsidR="00AF4E33" w:rsidRDefault="00AF4E33" w:rsidP="00573394">
            <w:pPr>
              <w:jc w:val="center"/>
            </w:pPr>
            <w:r>
              <w:rPr>
                <w:rFonts w:hint="eastAsia"/>
              </w:rPr>
              <w:t>6</w:t>
            </w:r>
            <w:r>
              <w:t>7</w:t>
            </w:r>
          </w:p>
        </w:tc>
      </w:tr>
      <w:tr w:rsidR="00AF4E33" w14:paraId="14C80FCF" w14:textId="77777777" w:rsidTr="00573394">
        <w:tc>
          <w:tcPr>
            <w:tcW w:w="2943" w:type="dxa"/>
            <w:shd w:val="clear" w:color="auto" w:fill="auto"/>
          </w:tcPr>
          <w:p w14:paraId="047B587F" w14:textId="77777777" w:rsidR="00AF4E33" w:rsidRDefault="00AF4E33" w:rsidP="00573394">
            <w:pPr>
              <w:jc w:val="center"/>
            </w:pPr>
            <w:r>
              <w:rPr>
                <w:rFonts w:hint="eastAsia"/>
              </w:rPr>
              <w:t>Y</w:t>
            </w:r>
            <w:r>
              <w:t>OLOv2 480*480</w:t>
            </w:r>
          </w:p>
        </w:tc>
        <w:tc>
          <w:tcPr>
            <w:tcW w:w="1985" w:type="dxa"/>
            <w:shd w:val="clear" w:color="auto" w:fill="auto"/>
          </w:tcPr>
          <w:p w14:paraId="0AFEB75D" w14:textId="77777777" w:rsidR="00AF4E33" w:rsidRDefault="00AF4E33" w:rsidP="00573394">
            <w:pPr>
              <w:jc w:val="center"/>
            </w:pPr>
            <w:r>
              <w:rPr>
                <w:rFonts w:hint="eastAsia"/>
              </w:rPr>
              <w:t>2</w:t>
            </w:r>
            <w:r>
              <w:t>007+2012</w:t>
            </w:r>
          </w:p>
        </w:tc>
        <w:tc>
          <w:tcPr>
            <w:tcW w:w="1701" w:type="dxa"/>
            <w:shd w:val="clear" w:color="auto" w:fill="auto"/>
          </w:tcPr>
          <w:p w14:paraId="68CD193D" w14:textId="77777777" w:rsidR="00AF4E33" w:rsidRDefault="00AF4E33" w:rsidP="00573394">
            <w:pPr>
              <w:jc w:val="center"/>
            </w:pPr>
            <w:r>
              <w:rPr>
                <w:rFonts w:hint="eastAsia"/>
              </w:rPr>
              <w:t>7</w:t>
            </w:r>
            <w:r>
              <w:t>7.8</w:t>
            </w:r>
          </w:p>
        </w:tc>
        <w:tc>
          <w:tcPr>
            <w:tcW w:w="1893" w:type="dxa"/>
            <w:shd w:val="clear" w:color="auto" w:fill="auto"/>
          </w:tcPr>
          <w:p w14:paraId="1F4E2AAE" w14:textId="77777777" w:rsidR="00AF4E33" w:rsidRDefault="00AF4E33" w:rsidP="00573394">
            <w:pPr>
              <w:jc w:val="center"/>
            </w:pPr>
            <w:r>
              <w:rPr>
                <w:rFonts w:hint="eastAsia"/>
              </w:rPr>
              <w:t>5</w:t>
            </w:r>
            <w:r>
              <w:t>9</w:t>
            </w:r>
          </w:p>
        </w:tc>
      </w:tr>
      <w:tr w:rsidR="00AF4E33" w14:paraId="7680140D" w14:textId="77777777" w:rsidTr="00573394">
        <w:tc>
          <w:tcPr>
            <w:tcW w:w="2943" w:type="dxa"/>
            <w:shd w:val="clear" w:color="auto" w:fill="auto"/>
          </w:tcPr>
          <w:p w14:paraId="5A132D52" w14:textId="77777777" w:rsidR="00AF4E33" w:rsidRDefault="00AF4E33" w:rsidP="00573394">
            <w:pPr>
              <w:jc w:val="center"/>
            </w:pPr>
            <w:r>
              <w:rPr>
                <w:rFonts w:hint="eastAsia"/>
              </w:rPr>
              <w:t>Y</w:t>
            </w:r>
            <w:r>
              <w:t>OLOv2 544*544</w:t>
            </w:r>
          </w:p>
        </w:tc>
        <w:tc>
          <w:tcPr>
            <w:tcW w:w="1985" w:type="dxa"/>
            <w:shd w:val="clear" w:color="auto" w:fill="auto"/>
          </w:tcPr>
          <w:p w14:paraId="2CBE9AAD" w14:textId="77777777" w:rsidR="00AF4E33" w:rsidRDefault="00AF4E33" w:rsidP="00573394">
            <w:pPr>
              <w:jc w:val="center"/>
            </w:pPr>
            <w:r>
              <w:rPr>
                <w:rFonts w:hint="eastAsia"/>
              </w:rPr>
              <w:t>2</w:t>
            </w:r>
            <w:r>
              <w:t>007+2012</w:t>
            </w:r>
          </w:p>
        </w:tc>
        <w:tc>
          <w:tcPr>
            <w:tcW w:w="1701" w:type="dxa"/>
            <w:shd w:val="clear" w:color="auto" w:fill="auto"/>
          </w:tcPr>
          <w:p w14:paraId="2740AA4D" w14:textId="77777777" w:rsidR="00AF4E33" w:rsidRDefault="00AF4E33" w:rsidP="00573394">
            <w:pPr>
              <w:jc w:val="center"/>
            </w:pPr>
            <w:r>
              <w:rPr>
                <w:rFonts w:hint="eastAsia"/>
              </w:rPr>
              <w:t>7</w:t>
            </w:r>
            <w:r>
              <w:t>8.6</w:t>
            </w:r>
          </w:p>
        </w:tc>
        <w:tc>
          <w:tcPr>
            <w:tcW w:w="1893" w:type="dxa"/>
            <w:shd w:val="clear" w:color="auto" w:fill="auto"/>
          </w:tcPr>
          <w:p w14:paraId="76D22270" w14:textId="77777777" w:rsidR="00AF4E33" w:rsidRDefault="00AF4E33" w:rsidP="00573394">
            <w:pPr>
              <w:jc w:val="center"/>
            </w:pPr>
            <w:r>
              <w:rPr>
                <w:rFonts w:hint="eastAsia"/>
              </w:rPr>
              <w:t>4</w:t>
            </w:r>
            <w:r>
              <w:t>0</w:t>
            </w:r>
          </w:p>
        </w:tc>
      </w:tr>
    </w:tbl>
    <w:p w14:paraId="2A8E302F" w14:textId="77777777" w:rsidR="00AF4E33" w:rsidRDefault="00AF4E33" w:rsidP="00AF4E33"/>
    <w:p w14:paraId="2BDB3F7C" w14:textId="77777777" w:rsidR="00AF4E33" w:rsidRPr="00520995" w:rsidRDefault="00AF4E33" w:rsidP="00610C55">
      <w:pPr>
        <w:pStyle w:val="4"/>
      </w:pPr>
      <w:r w:rsidRPr="00520995">
        <w:rPr>
          <w:rFonts w:hint="eastAsia"/>
        </w:rPr>
        <w:t>2</w:t>
      </w:r>
      <w:r w:rsidRPr="00520995">
        <w:t>.3.2.</w:t>
      </w:r>
      <w:r>
        <w:t>3</w:t>
      </w:r>
      <w:r w:rsidRPr="00520995">
        <w:t xml:space="preserve"> YOLO v</w:t>
      </w:r>
      <w:r>
        <w:t>3</w:t>
      </w:r>
    </w:p>
    <w:p w14:paraId="151F4BAB" w14:textId="77777777" w:rsidR="00AF4E33" w:rsidRDefault="00AF4E33" w:rsidP="00AF4E33">
      <w:r>
        <w:rPr>
          <w:rFonts w:hint="eastAsia"/>
        </w:rPr>
        <w:t>Y</w:t>
      </w:r>
      <w:r>
        <w:t>OLO v3</w:t>
      </w:r>
      <w:r>
        <w:rPr>
          <w:rFonts w:hint="eastAsia"/>
        </w:rPr>
        <w:t>的网络结构变得更深，它由原来的</w:t>
      </w:r>
      <w:r>
        <w:rPr>
          <w:rFonts w:hint="eastAsia"/>
        </w:rPr>
        <w:t>19</w:t>
      </w:r>
      <w:r>
        <w:rPr>
          <w:rFonts w:hint="eastAsia"/>
        </w:rPr>
        <w:t>层网络一下子跃迁到</w:t>
      </w:r>
      <w:r>
        <w:rPr>
          <w:rFonts w:hint="eastAsia"/>
        </w:rPr>
        <w:t>53</w:t>
      </w:r>
      <w:r>
        <w:rPr>
          <w:rFonts w:hint="eastAsia"/>
        </w:rPr>
        <w:t>层，其结构如图</w:t>
      </w:r>
      <w:r>
        <w:rPr>
          <w:rFonts w:hint="eastAsia"/>
        </w:rPr>
        <w:t>2-8</w:t>
      </w:r>
      <w:r>
        <w:rPr>
          <w:rFonts w:hint="eastAsia"/>
        </w:rPr>
        <w:t>所示。从图中可以发现，网络结构中取消了池化层，而是以步长为</w:t>
      </w:r>
      <w:r>
        <w:rPr>
          <w:rFonts w:hint="eastAsia"/>
        </w:rPr>
        <w:t>2</w:t>
      </w:r>
      <w:r>
        <w:rPr>
          <w:rFonts w:hint="eastAsia"/>
        </w:rPr>
        <w:t>的卷积层代替。</w:t>
      </w:r>
      <w:r>
        <w:rPr>
          <w:rFonts w:hint="eastAsia"/>
        </w:rPr>
        <w:t>5</w:t>
      </w:r>
      <w:r>
        <w:rPr>
          <w:rFonts w:hint="eastAsia"/>
        </w:rPr>
        <w:t>个这样的卷积层实现对输入分辨率缩小</w:t>
      </w:r>
      <w:r>
        <w:rPr>
          <w:rFonts w:hint="eastAsia"/>
        </w:rPr>
        <w:t>32</w:t>
      </w:r>
      <w:r>
        <w:rPr>
          <w:rFonts w:hint="eastAsia"/>
        </w:rPr>
        <w:t>倍的效果。当然，过深的网络深度必然会导致模型难以收敛。对此</w:t>
      </w:r>
      <w:r>
        <w:rPr>
          <w:rFonts w:hint="eastAsia"/>
        </w:rPr>
        <w:t>YOLO</w:t>
      </w:r>
      <w:r>
        <w:t xml:space="preserve"> </w:t>
      </w:r>
      <w:r>
        <w:rPr>
          <w:rFonts w:hint="eastAsia"/>
        </w:rPr>
        <w:t>v3</w:t>
      </w:r>
      <w:r>
        <w:rPr>
          <w:rFonts w:hint="eastAsia"/>
        </w:rPr>
        <w:t>使用了残差结构和类</w:t>
      </w:r>
      <w:r>
        <w:rPr>
          <w:rFonts w:hint="eastAsia"/>
        </w:rPr>
        <w:t>FPN</w:t>
      </w:r>
      <w:r>
        <w:rPr>
          <w:rFonts w:hint="eastAsia"/>
        </w:rPr>
        <w:t>结构进行优化。</w:t>
      </w:r>
    </w:p>
    <w:p w14:paraId="6CA6ADDE" w14:textId="01B0DA47" w:rsidR="00AF4E33" w:rsidRDefault="00AF4E33" w:rsidP="00AF4E33">
      <w:pPr>
        <w:jc w:val="center"/>
        <w:rPr>
          <w:noProof/>
        </w:rPr>
      </w:pPr>
      <w:r w:rsidRPr="00812C43">
        <w:rPr>
          <w:noProof/>
        </w:rPr>
        <w:lastRenderedPageBreak/>
        <w:drawing>
          <wp:inline distT="0" distB="0" distL="0" distR="0" wp14:anchorId="3472FC98" wp14:editId="1E3F6921">
            <wp:extent cx="3803650" cy="48323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3650" cy="4832350"/>
                    </a:xfrm>
                    <a:prstGeom prst="rect">
                      <a:avLst/>
                    </a:prstGeom>
                    <a:noFill/>
                    <a:ln>
                      <a:noFill/>
                    </a:ln>
                  </pic:spPr>
                </pic:pic>
              </a:graphicData>
            </a:graphic>
          </wp:inline>
        </w:drawing>
      </w:r>
    </w:p>
    <w:p w14:paraId="51691A2E" w14:textId="77777777" w:rsidR="00AF4E33" w:rsidRDefault="00AF4E33" w:rsidP="00AF4E33">
      <w:pPr>
        <w:ind w:firstLine="422"/>
        <w:jc w:val="center"/>
        <w:rPr>
          <w:b/>
          <w:bCs/>
          <w:noProof/>
        </w:rPr>
      </w:pPr>
      <w:r w:rsidRPr="00DF2699">
        <w:rPr>
          <w:rFonts w:hint="eastAsia"/>
          <w:b/>
          <w:bCs/>
          <w:noProof/>
        </w:rPr>
        <w:t>图</w:t>
      </w:r>
      <w:r w:rsidRPr="00DF2699">
        <w:rPr>
          <w:rFonts w:hint="eastAsia"/>
          <w:b/>
          <w:bCs/>
          <w:noProof/>
        </w:rPr>
        <w:t>2-8</w:t>
      </w:r>
      <w:r w:rsidRPr="00DF2699">
        <w:rPr>
          <w:b/>
          <w:bCs/>
          <w:noProof/>
        </w:rPr>
        <w:t xml:space="preserve"> </w:t>
      </w:r>
      <w:r w:rsidRPr="00DF2699">
        <w:rPr>
          <w:rFonts w:hint="eastAsia"/>
          <w:b/>
          <w:bCs/>
          <w:noProof/>
        </w:rPr>
        <w:t>YOLO</w:t>
      </w:r>
      <w:r w:rsidRPr="00DF2699">
        <w:rPr>
          <w:b/>
          <w:bCs/>
          <w:noProof/>
        </w:rPr>
        <w:t xml:space="preserve"> </w:t>
      </w:r>
      <w:r w:rsidRPr="00DF2699">
        <w:rPr>
          <w:rFonts w:hint="eastAsia"/>
          <w:b/>
          <w:bCs/>
          <w:noProof/>
        </w:rPr>
        <w:t>v3</w:t>
      </w:r>
      <w:r w:rsidRPr="00DF2699">
        <w:rPr>
          <w:rFonts w:hint="eastAsia"/>
          <w:b/>
          <w:bCs/>
          <w:noProof/>
        </w:rPr>
        <w:t>采用的网络结构</w:t>
      </w:r>
    </w:p>
    <w:p w14:paraId="481E2C5B" w14:textId="21884E92" w:rsidR="00AF4E33" w:rsidRPr="009959B7" w:rsidRDefault="00AF4E33" w:rsidP="00AF4E33">
      <w:pPr>
        <w:rPr>
          <w:rFonts w:ascii="宋体" w:hAnsi="宋体"/>
        </w:rPr>
      </w:pPr>
      <w:r>
        <w:rPr>
          <w:rFonts w:hint="eastAsia"/>
        </w:rPr>
        <w:t>除了</w:t>
      </w:r>
      <w:r>
        <w:rPr>
          <w:rFonts w:hint="eastAsia"/>
        </w:rPr>
        <w:t>anchor</w:t>
      </w:r>
      <w:r>
        <w:rPr>
          <w:rFonts w:hint="eastAsia"/>
        </w:rPr>
        <w:t>和边界框数目的增多以外，</w:t>
      </w:r>
      <w:r>
        <w:rPr>
          <w:rFonts w:hint="eastAsia"/>
        </w:rPr>
        <w:t>YOLO</w:t>
      </w:r>
      <w:r>
        <w:t xml:space="preserve"> </w:t>
      </w:r>
      <w:r>
        <w:rPr>
          <w:rFonts w:hint="eastAsia"/>
        </w:rPr>
        <w:t>v3</w:t>
      </w:r>
      <w:r>
        <w:rPr>
          <w:rFonts w:hint="eastAsia"/>
        </w:rPr>
        <w:t>最主要的改进是损失函数的变化，新的损失函数见公式（</w:t>
      </w:r>
      <w:r>
        <w:rPr>
          <w:rFonts w:hint="eastAsia"/>
        </w:rPr>
        <w:t>4</w:t>
      </w:r>
      <w:r>
        <w:rPr>
          <w:rFonts w:hint="eastAsia"/>
        </w:rPr>
        <w:t>）。</w:t>
      </w:r>
      <w:r>
        <w:rPr>
          <w:rFonts w:hint="eastAsia"/>
        </w:rPr>
        <w:t>YOLO</w:t>
      </w:r>
      <w:r>
        <w:t xml:space="preserve"> </w:t>
      </w:r>
      <w:r>
        <w:rPr>
          <w:rFonts w:hint="eastAsia"/>
        </w:rPr>
        <w:t>v3</w:t>
      </w:r>
      <w:r>
        <w:rPr>
          <w:rFonts w:hint="eastAsia"/>
        </w:rPr>
        <w:t>中不再使用</w:t>
      </w:r>
      <w:r>
        <w:rPr>
          <w:rFonts w:hint="eastAsia"/>
        </w:rPr>
        <w:t>MSE</w:t>
      </w:r>
      <w:r>
        <w:rPr>
          <w:rFonts w:hint="eastAsia"/>
        </w:rPr>
        <w:t>作为分类损失的计算而是改用交叉熵损失函数，这是因为</w:t>
      </w:r>
      <w:r>
        <w:rPr>
          <w:rFonts w:hint="eastAsia"/>
        </w:rPr>
        <w:t>YOLO</w:t>
      </w:r>
      <w:r>
        <w:t xml:space="preserve"> </w:t>
      </w:r>
      <w:r>
        <w:rPr>
          <w:rFonts w:hint="eastAsia"/>
        </w:rPr>
        <w:t>v3</w:t>
      </w:r>
      <w:r>
        <w:rPr>
          <w:rFonts w:hint="eastAsia"/>
        </w:rPr>
        <w:t>为了支持多标签多分类，取消使用</w:t>
      </w:r>
      <w:r>
        <w:rPr>
          <w:rFonts w:hint="eastAsia"/>
        </w:rPr>
        <w:t>softmax</w:t>
      </w:r>
      <w:r>
        <w:rPr>
          <w:rFonts w:hint="eastAsia"/>
        </w:rPr>
        <w:t>而是使用</w:t>
      </w:r>
      <w:r>
        <w:rPr>
          <w:rFonts w:hint="eastAsia"/>
        </w:rPr>
        <w:t>logstic</w:t>
      </w:r>
      <w:r>
        <w:rPr>
          <w:rFonts w:hint="eastAsia"/>
        </w:rPr>
        <w:t>预测每个边界框的分数，如果先验边界框与真实框的重叠度比之前的任何其他边界框都要好，则该值应该为</w:t>
      </w:r>
      <w:r>
        <w:rPr>
          <w:rFonts w:hint="eastAsia"/>
        </w:rPr>
        <w:t>1</w:t>
      </w:r>
      <w:r>
        <w:rPr>
          <w:rFonts w:hint="eastAsia"/>
        </w:rPr>
        <w:t>，</w:t>
      </w:r>
      <w:r>
        <w:rPr>
          <w:rFonts w:hint="eastAsia"/>
        </w:rPr>
        <w:t xml:space="preserve"> </w:t>
      </w:r>
      <w:r>
        <w:rPr>
          <w:rFonts w:hint="eastAsia"/>
        </w:rPr>
        <w:t>如果先验边界框不是最好的，但确实与真实对象的重叠超过某个阈值</w:t>
      </w:r>
      <w:r>
        <w:rPr>
          <w:rFonts w:hint="eastAsia"/>
        </w:rPr>
        <w:t>(</w:t>
      </w:r>
      <w:r>
        <w:rPr>
          <w:rFonts w:hint="eastAsia"/>
        </w:rPr>
        <w:t>这里是</w:t>
      </w:r>
      <w:r>
        <w:rPr>
          <w:rFonts w:hint="eastAsia"/>
        </w:rPr>
        <w:t>0.5)</w:t>
      </w:r>
      <w:r>
        <w:rPr>
          <w:rFonts w:hint="eastAsia"/>
        </w:rPr>
        <w:t>，那么就忽略这次预测。</w:t>
      </w:r>
      <w:r>
        <w:rPr>
          <w:rFonts w:hint="eastAsia"/>
        </w:rPr>
        <w:t>YOLO v3</w:t>
      </w:r>
      <w:r>
        <w:rPr>
          <w:rFonts w:hint="eastAsia"/>
        </w:rPr>
        <w:t>只为每个真实对象分配一个边界框，如果先验边界框与真实对象不吻合，则不会产生坐标或类别预测损失，只会产生物体预测损失，也就是说，</w:t>
      </w:r>
      <w:r>
        <w:rPr>
          <w:rFonts w:hint="eastAsia"/>
        </w:rPr>
        <w:t>YOLO</w:t>
      </w:r>
      <w:r>
        <w:t xml:space="preserve"> </w:t>
      </w:r>
      <w:r>
        <w:rPr>
          <w:rFonts w:hint="eastAsia"/>
        </w:rPr>
        <w:t>v3</w:t>
      </w:r>
      <w:r>
        <w:rPr>
          <w:rFonts w:hint="eastAsia"/>
        </w:rPr>
        <w:t>不再需要对每一个边界框计算分类置信度，而是只对存在目标可能性最大的那个边界框进行计算，</w:t>
      </w:r>
      <w:r w:rsidRPr="009959B7">
        <w:rPr>
          <w:rFonts w:ascii="宋体" w:hAnsi="宋体" w:hint="eastAsia"/>
        </w:rPr>
        <w:t>如此一来，</w:t>
      </w:r>
      <w:r w:rsidRPr="009959B7">
        <w:rPr>
          <w:rFonts w:ascii="宋体" w:hAnsi="宋体" w:hint="eastAsia"/>
          <w:color w:val="4D4D4D"/>
          <w:shd w:val="clear" w:color="auto" w:fill="FFFFFF"/>
        </w:rPr>
        <w:t>可以去掉不必要anchor，可以减少计算量</w:t>
      </w:r>
      <w:r w:rsidRPr="009959B7">
        <w:rPr>
          <w:rFonts w:ascii="宋体" w:hAnsi="宋体" w:hint="eastAsia"/>
        </w:rPr>
        <w:t>。而YOLO</w:t>
      </w:r>
      <w:r w:rsidRPr="009959B7">
        <w:rPr>
          <w:rFonts w:ascii="宋体" w:hAnsi="宋体"/>
        </w:rPr>
        <w:t xml:space="preserve"> </w:t>
      </w:r>
      <w:r w:rsidRPr="009959B7">
        <w:rPr>
          <w:rFonts w:ascii="宋体" w:hAnsi="宋体" w:hint="eastAsia"/>
        </w:rPr>
        <w:t>v3之所以要进行多标签预测，是为了弥补二代版本只能对相互独立的类进行区分（例如区分狗和汽车）而无法同时检测出相互包含的类（如狗和哈士奇）的缺陷。也就是说，无法给目标同时预测狗和哈士奇两个标签，而实际上目标可能同时属于狗和哈士奇两个类。</w:t>
      </w:r>
    </w:p>
    <w:p w14:paraId="48986A23" w14:textId="77777777" w:rsidR="00AF4E33" w:rsidRDefault="00AF4E33" w:rsidP="00AF4E33">
      <w:r>
        <w:tab/>
      </w:r>
    </w:p>
    <w:p w14:paraId="1A2C9AB5" w14:textId="3654111B" w:rsidR="00AF4E33" w:rsidRDefault="00AF4E33" w:rsidP="00AF4E33">
      <w:pPr>
        <w:jc w:val="center"/>
        <w:rPr>
          <w:noProof/>
        </w:rPr>
      </w:pPr>
      <w:r>
        <w:lastRenderedPageBreak/>
        <w:fldChar w:fldCharType="begin"/>
      </w:r>
      <w:r>
        <w:instrText xml:space="preserve"> INCLUDEPICTURE "E:\\AppData\\QQ\\1617363770\\Image\\C2C\\0A7E6962166778E964625739C5E469ED.jpg" \* MERGEFORMATINET </w:instrText>
      </w:r>
      <w:r>
        <w:fldChar w:fldCharType="separate"/>
      </w:r>
      <w:r w:rsidR="00BC3E82">
        <w:pict w14:anchorId="7327952D">
          <v:shape id="_x0000_i1062" type="#_x0000_t75" style="width:375pt;height:189pt">
            <v:imagedata r:id="rId39" r:href="rId40"/>
          </v:shape>
        </w:pict>
      </w:r>
      <w:r>
        <w:fldChar w:fldCharType="end"/>
      </w:r>
      <w:r>
        <w:rPr>
          <w:rFonts w:hint="eastAsia"/>
          <w:noProof/>
        </w:rPr>
        <w:t>（</w:t>
      </w:r>
      <w:r>
        <w:rPr>
          <w:rFonts w:hint="eastAsia"/>
          <w:noProof/>
        </w:rPr>
        <w:t>4</w:t>
      </w:r>
      <w:r>
        <w:rPr>
          <w:rFonts w:hint="eastAsia"/>
          <w:noProof/>
        </w:rPr>
        <w:t>）</w:t>
      </w:r>
    </w:p>
    <w:p w14:paraId="3C37CB00" w14:textId="77777777" w:rsidR="00AF4E33" w:rsidRPr="00DF2699" w:rsidRDefault="00AF4E33" w:rsidP="00AF4E33"/>
    <w:p w14:paraId="43739026" w14:textId="77777777" w:rsidR="00AF4E33" w:rsidRPr="00610C55" w:rsidRDefault="00AF4E33" w:rsidP="00610C55">
      <w:pPr>
        <w:pStyle w:val="3"/>
        <w:spacing w:before="156" w:after="156"/>
        <w:ind w:left="210"/>
      </w:pPr>
      <w:bookmarkStart w:id="39" w:name="_Toc40809127"/>
      <w:r w:rsidRPr="00610C55">
        <w:rPr>
          <w:rFonts w:hint="eastAsia"/>
        </w:rPr>
        <w:t>2.3.3 YOLO</w:t>
      </w:r>
      <w:r w:rsidRPr="00610C55">
        <w:rPr>
          <w:rFonts w:hint="eastAsia"/>
        </w:rPr>
        <w:t>的优点</w:t>
      </w:r>
      <w:bookmarkEnd w:id="39"/>
    </w:p>
    <w:p w14:paraId="436DD0C7" w14:textId="053AF5FC" w:rsidR="00AF4E33" w:rsidRPr="00CD7E4E" w:rsidRDefault="00AF4E33" w:rsidP="00AF4E33">
      <w:pPr>
        <w:rPr>
          <w:lang w:val="x-none"/>
        </w:rPr>
      </w:pPr>
      <w:r>
        <w:rPr>
          <w:rFonts w:hint="eastAsia"/>
          <w:lang w:val="x-none"/>
        </w:rPr>
        <w:t>图</w:t>
      </w:r>
      <w:r>
        <w:rPr>
          <w:rFonts w:hint="eastAsia"/>
          <w:lang w:val="x-none"/>
        </w:rPr>
        <w:t>2-9</w:t>
      </w:r>
      <w:r>
        <w:rPr>
          <w:rFonts w:hint="eastAsia"/>
          <w:lang w:val="x-none"/>
        </w:rPr>
        <w:t>为</w:t>
      </w:r>
      <w:r>
        <w:rPr>
          <w:rFonts w:hint="eastAsia"/>
          <w:lang w:val="x-none"/>
        </w:rPr>
        <w:t>YOLO</w:t>
      </w:r>
      <w:r>
        <w:rPr>
          <w:rFonts w:hint="eastAsia"/>
          <w:lang w:val="x-none"/>
        </w:rPr>
        <w:t>的官网给出的数据。除了图</w:t>
      </w:r>
      <w:r>
        <w:rPr>
          <w:rFonts w:hint="eastAsia"/>
          <w:lang w:val="x-none"/>
        </w:rPr>
        <w:t>2-9</w:t>
      </w:r>
      <w:r>
        <w:rPr>
          <w:rFonts w:hint="eastAsia"/>
          <w:lang w:val="x-none"/>
        </w:rPr>
        <w:t>之外，</w:t>
      </w:r>
      <w:r>
        <w:rPr>
          <w:rFonts w:hint="eastAsia"/>
          <w:lang w:val="x-none"/>
        </w:rPr>
        <w:t>YOLO</w:t>
      </w:r>
      <w:r>
        <w:rPr>
          <w:rFonts w:hint="eastAsia"/>
          <w:lang w:val="x-none"/>
        </w:rPr>
        <w:t>官方还给出了其他对照表格以彰显其性能的优越，但是它们都没有图</w:t>
      </w:r>
      <w:r>
        <w:rPr>
          <w:rFonts w:hint="eastAsia"/>
          <w:lang w:val="x-none"/>
        </w:rPr>
        <w:t>2-9</w:t>
      </w:r>
      <w:r>
        <w:rPr>
          <w:rFonts w:hint="eastAsia"/>
          <w:lang w:val="x-none"/>
        </w:rPr>
        <w:t>直观，所以在这里就不再引用那些对比表格。从图</w:t>
      </w:r>
      <w:r>
        <w:rPr>
          <w:rFonts w:hint="eastAsia"/>
          <w:lang w:val="x-none"/>
        </w:rPr>
        <w:t>2-9</w:t>
      </w:r>
      <w:r>
        <w:rPr>
          <w:rFonts w:hint="eastAsia"/>
          <w:lang w:val="x-none"/>
        </w:rPr>
        <w:t>中可以看出</w:t>
      </w:r>
      <w:r>
        <w:rPr>
          <w:rFonts w:hint="eastAsia"/>
          <w:lang w:val="x-none"/>
        </w:rPr>
        <w:t>YOLO</w:t>
      </w:r>
      <w:r>
        <w:rPr>
          <w:lang w:val="x-none"/>
        </w:rPr>
        <w:t xml:space="preserve"> </w:t>
      </w:r>
      <w:r>
        <w:rPr>
          <w:rFonts w:hint="eastAsia"/>
          <w:lang w:val="x-none"/>
        </w:rPr>
        <w:t>v3</w:t>
      </w:r>
      <w:r>
        <w:rPr>
          <w:rFonts w:hint="eastAsia"/>
          <w:lang w:val="x-none"/>
        </w:rPr>
        <w:t>无论是在精度还是速度上，都远远超过</w:t>
      </w:r>
      <w:r>
        <w:rPr>
          <w:rFonts w:hint="eastAsia"/>
          <w:lang w:val="x-none"/>
        </w:rPr>
        <w:t>SSD</w:t>
      </w:r>
      <w:r>
        <w:rPr>
          <w:rFonts w:hint="eastAsia"/>
          <w:lang w:val="x-none"/>
        </w:rPr>
        <w:t>、</w:t>
      </w:r>
      <w:r>
        <w:rPr>
          <w:rFonts w:hint="eastAsia"/>
          <w:lang w:val="x-none"/>
        </w:rPr>
        <w:t>RetinaNet</w:t>
      </w:r>
      <w:r>
        <w:rPr>
          <w:rFonts w:hint="eastAsia"/>
          <w:lang w:val="x-none"/>
        </w:rPr>
        <w:t>等其他框架。这也是</w:t>
      </w:r>
      <w:r>
        <w:rPr>
          <w:rFonts w:hint="eastAsia"/>
          <w:lang w:val="x-none"/>
        </w:rPr>
        <w:t>YOLO</w:t>
      </w:r>
      <w:r>
        <w:rPr>
          <w:lang w:val="x-none"/>
        </w:rPr>
        <w:t xml:space="preserve"> </w:t>
      </w:r>
      <w:r>
        <w:rPr>
          <w:rFonts w:hint="eastAsia"/>
          <w:lang w:val="x-none"/>
        </w:rPr>
        <w:t>v3</w:t>
      </w:r>
      <w:r>
        <w:rPr>
          <w:rFonts w:hint="eastAsia"/>
          <w:lang w:val="x-none"/>
        </w:rPr>
        <w:t>最大的优点和实时性准确性的保证</w:t>
      </w:r>
    </w:p>
    <w:p w14:paraId="66EF4D5D" w14:textId="01104F3B" w:rsidR="00AF4E33" w:rsidRDefault="00AF4E33" w:rsidP="00AF4E33">
      <w:pPr>
        <w:jc w:val="center"/>
        <w:rPr>
          <w:noProof/>
        </w:rPr>
      </w:pPr>
      <w:r w:rsidRPr="00812C43">
        <w:rPr>
          <w:noProof/>
        </w:rPr>
        <w:drawing>
          <wp:inline distT="0" distB="0" distL="0" distR="0" wp14:anchorId="580960CF" wp14:editId="7D6AB0DF">
            <wp:extent cx="5270500" cy="33845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384550"/>
                    </a:xfrm>
                    <a:prstGeom prst="rect">
                      <a:avLst/>
                    </a:prstGeom>
                    <a:noFill/>
                    <a:ln>
                      <a:noFill/>
                    </a:ln>
                  </pic:spPr>
                </pic:pic>
              </a:graphicData>
            </a:graphic>
          </wp:inline>
        </w:drawing>
      </w:r>
    </w:p>
    <w:p w14:paraId="0577D848" w14:textId="77777777" w:rsidR="00AF4E33" w:rsidRPr="00044950" w:rsidRDefault="00AF4E33" w:rsidP="00AF4E33">
      <w:pPr>
        <w:ind w:firstLine="422"/>
        <w:jc w:val="center"/>
        <w:rPr>
          <w:b/>
          <w:bCs/>
          <w:lang w:val="x-none"/>
        </w:rPr>
      </w:pPr>
      <w:r w:rsidRPr="00044950">
        <w:rPr>
          <w:rFonts w:hint="eastAsia"/>
          <w:b/>
          <w:bCs/>
          <w:noProof/>
        </w:rPr>
        <w:t>图</w:t>
      </w:r>
      <w:r w:rsidRPr="00044950">
        <w:rPr>
          <w:rFonts w:hint="eastAsia"/>
          <w:b/>
          <w:bCs/>
          <w:noProof/>
        </w:rPr>
        <w:t>2-9</w:t>
      </w:r>
      <w:r w:rsidRPr="00044950">
        <w:rPr>
          <w:b/>
          <w:bCs/>
          <w:noProof/>
        </w:rPr>
        <w:t xml:space="preserve"> </w:t>
      </w:r>
      <w:r w:rsidRPr="00044950">
        <w:rPr>
          <w:rFonts w:hint="eastAsia"/>
          <w:b/>
          <w:bCs/>
          <w:noProof/>
        </w:rPr>
        <w:t>YOLOv3</w:t>
      </w:r>
      <w:r w:rsidRPr="00044950">
        <w:rPr>
          <w:rFonts w:hint="eastAsia"/>
          <w:b/>
          <w:bCs/>
          <w:noProof/>
        </w:rPr>
        <w:t>与其他网络的对比</w:t>
      </w:r>
    </w:p>
    <w:p w14:paraId="61B1006C" w14:textId="77777777" w:rsidR="00AF4E33" w:rsidRPr="00610C55" w:rsidRDefault="00AF4E33" w:rsidP="00610C55">
      <w:pPr>
        <w:pStyle w:val="3"/>
        <w:spacing w:before="156" w:after="156"/>
        <w:ind w:left="210"/>
      </w:pPr>
      <w:bookmarkStart w:id="40" w:name="_Toc40809128"/>
      <w:r w:rsidRPr="00610C55">
        <w:rPr>
          <w:rFonts w:hint="eastAsia"/>
        </w:rPr>
        <w:t>2.3.4 darknet</w:t>
      </w:r>
      <w:r w:rsidRPr="00610C55">
        <w:rPr>
          <w:rFonts w:hint="eastAsia"/>
        </w:rPr>
        <w:t>简介</w:t>
      </w:r>
      <w:bookmarkEnd w:id="40"/>
    </w:p>
    <w:p w14:paraId="5E6A06E6" w14:textId="77777777" w:rsidR="00AF4E33" w:rsidRPr="008F5C2B" w:rsidRDefault="00AF4E33" w:rsidP="00AF4E33">
      <w:pPr>
        <w:rPr>
          <w:lang w:val="x-none"/>
        </w:rPr>
      </w:pPr>
      <w:r>
        <w:rPr>
          <w:lang w:val="x-none"/>
        </w:rPr>
        <w:tab/>
      </w:r>
      <w:r>
        <w:rPr>
          <w:rFonts w:hint="eastAsia"/>
          <w:lang w:val="x-none"/>
        </w:rPr>
        <w:t>Darknet</w:t>
      </w:r>
      <w:r>
        <w:rPr>
          <w:rFonts w:hint="eastAsia"/>
          <w:lang w:val="x-none"/>
        </w:rPr>
        <w:t>的作者对</w:t>
      </w:r>
      <w:r>
        <w:rPr>
          <w:rFonts w:hint="eastAsia"/>
          <w:lang w:val="x-none"/>
        </w:rPr>
        <w:t>darknet</w:t>
      </w:r>
      <w:r>
        <w:rPr>
          <w:rFonts w:hint="eastAsia"/>
          <w:lang w:val="x-none"/>
        </w:rPr>
        <w:t>给出的定义是：</w:t>
      </w:r>
    </w:p>
    <w:p w14:paraId="24979354" w14:textId="77777777" w:rsidR="00AF4E33" w:rsidRPr="00966091" w:rsidRDefault="00AF4E33" w:rsidP="00AF4E33">
      <w:pPr>
        <w:rPr>
          <w:rFonts w:ascii="宋体" w:hAnsi="宋体"/>
        </w:rPr>
      </w:pPr>
      <w:r>
        <w:rPr>
          <w:lang w:val="x-none"/>
        </w:rPr>
        <w:tab/>
      </w:r>
      <w:r w:rsidRPr="00966091">
        <w:rPr>
          <w:rFonts w:ascii="宋体" w:hAnsi="宋体"/>
        </w:rPr>
        <w:t xml:space="preserve">Darknet is an open source neural network framework written in C and CUDA. It is </w:t>
      </w:r>
      <w:r w:rsidRPr="00966091">
        <w:rPr>
          <w:rFonts w:ascii="宋体" w:hAnsi="宋体"/>
        </w:rPr>
        <w:lastRenderedPageBreak/>
        <w:t>fast, easy to install, and supports CPU and GPU computation.</w:t>
      </w:r>
      <w:r w:rsidRPr="007D1BD5">
        <w:rPr>
          <w:rFonts w:ascii="宋体" w:hAnsi="宋体"/>
          <w:vertAlign w:val="subscript"/>
        </w:rPr>
        <w:t>[</w:t>
      </w:r>
      <w:r>
        <w:rPr>
          <w:rFonts w:ascii="宋体" w:hAnsi="宋体"/>
          <w:vertAlign w:val="subscript"/>
        </w:rPr>
        <w:t>4</w:t>
      </w:r>
      <w:r w:rsidRPr="007D1BD5">
        <w:rPr>
          <w:rFonts w:ascii="宋体" w:hAnsi="宋体"/>
          <w:vertAlign w:val="subscript"/>
        </w:rPr>
        <w:t>]</w:t>
      </w:r>
    </w:p>
    <w:p w14:paraId="65FBB4F6" w14:textId="77777777" w:rsidR="00AF4E33" w:rsidRPr="009D2F55" w:rsidRDefault="00AF4E33" w:rsidP="00AF4E33">
      <w:pPr>
        <w:rPr>
          <w:rFonts w:ascii="宋体" w:hAnsi="宋体"/>
        </w:rPr>
      </w:pPr>
      <w:r>
        <w:rPr>
          <w:rFonts w:ascii="宋体" w:hAnsi="宋体" w:hint="eastAsia"/>
          <w:shd w:val="clear" w:color="auto" w:fill="FFFFFF"/>
        </w:rPr>
        <w:t>D</w:t>
      </w:r>
      <w:r w:rsidRPr="009D2F55">
        <w:rPr>
          <w:rFonts w:ascii="宋体" w:hAnsi="宋体"/>
          <w:shd w:val="clear" w:color="auto" w:fill="FFFFFF"/>
        </w:rPr>
        <w:t>arknet是一个较为轻型的完全基于C与CUDA的开源深度学习框架，其主要特点就是容易安装，</w:t>
      </w:r>
      <w:r w:rsidRPr="009D2F55">
        <w:rPr>
          <w:rFonts w:ascii="宋体" w:hAnsi="宋体" w:hint="eastAsia"/>
          <w:shd w:val="clear" w:color="auto" w:fill="FFFFFF"/>
        </w:rPr>
        <w:t>没有任何依赖项（OpenCV都可以不用），移植性非常好，支持CPU与GPU两种计算方式</w:t>
      </w:r>
      <w:r w:rsidRPr="009D2F55">
        <w:rPr>
          <w:rFonts w:ascii="宋体" w:hAnsi="宋体"/>
          <w:shd w:val="clear" w:color="auto" w:fill="FFFFFF"/>
        </w:rPr>
        <w:t>。</w:t>
      </w:r>
    </w:p>
    <w:p w14:paraId="045A2B18" w14:textId="77777777" w:rsidR="00AF4E33" w:rsidRPr="008B01CD" w:rsidRDefault="00AF4E33" w:rsidP="00610C55">
      <w:pPr>
        <w:rPr>
          <w:shd w:val="clear" w:color="auto" w:fill="FFFFFF"/>
        </w:rPr>
      </w:pPr>
      <w:r>
        <w:rPr>
          <w:lang w:val="x-none"/>
        </w:rPr>
        <w:tab/>
      </w:r>
      <w:r w:rsidRPr="008B01CD">
        <w:rPr>
          <w:rFonts w:hint="eastAsia"/>
          <w:lang w:val="x-none"/>
        </w:rPr>
        <w:t>和</w:t>
      </w:r>
      <w:r w:rsidRPr="008B01CD">
        <w:rPr>
          <w:lang w:val="x-none"/>
        </w:rPr>
        <w:t>Tensorflow</w:t>
      </w:r>
      <w:r w:rsidRPr="008B01CD">
        <w:rPr>
          <w:rFonts w:hint="eastAsia"/>
          <w:lang w:val="x-none"/>
        </w:rPr>
        <w:t>、</w:t>
      </w:r>
      <w:r w:rsidRPr="008B01CD">
        <w:rPr>
          <w:rFonts w:hint="eastAsia"/>
          <w:lang w:val="x-none"/>
        </w:rPr>
        <w:t>Keras</w:t>
      </w:r>
      <w:r w:rsidRPr="008B01CD">
        <w:rPr>
          <w:rFonts w:hint="eastAsia"/>
          <w:lang w:val="x-none"/>
        </w:rPr>
        <w:t>等主流深度学习框架不同，</w:t>
      </w:r>
      <w:r w:rsidRPr="008B01CD">
        <w:rPr>
          <w:rFonts w:hint="eastAsia"/>
          <w:lang w:val="x-none"/>
        </w:rPr>
        <w:t>darknet</w:t>
      </w:r>
      <w:r w:rsidRPr="008B01CD">
        <w:rPr>
          <w:rFonts w:hint="eastAsia"/>
          <w:lang w:val="x-none"/>
        </w:rPr>
        <w:t>是一个非常小众化的框架，甚至没有社区，完全靠作者维护。这也导致了它的功能没有主流框架那么多。但是，正如老子在《道德经》中所说“</w:t>
      </w:r>
      <w:r w:rsidRPr="008B01CD">
        <w:rPr>
          <w:shd w:val="clear" w:color="auto" w:fill="FFFFFF"/>
        </w:rPr>
        <w:t>有无相生，难易相成，长短相形，高下相倾，音声相和，前后相随</w:t>
      </w:r>
      <w:r w:rsidRPr="008B01CD">
        <w:rPr>
          <w:rFonts w:hint="eastAsia"/>
          <w:shd w:val="clear" w:color="auto" w:fill="FFFFFF"/>
        </w:rPr>
        <w:t>”，因为它的小众化，使得它的源码结构明晰，接口友好。它完全由</w:t>
      </w:r>
      <w:r w:rsidRPr="008B01CD">
        <w:rPr>
          <w:rFonts w:hint="eastAsia"/>
          <w:shd w:val="clear" w:color="auto" w:fill="FFFFFF"/>
        </w:rPr>
        <w:t>C</w:t>
      </w:r>
      <w:r w:rsidRPr="008B01CD">
        <w:rPr>
          <w:rFonts w:hint="eastAsia"/>
          <w:shd w:val="clear" w:color="auto" w:fill="FFFFFF"/>
        </w:rPr>
        <w:t>语言编写，没有外部依赖项，作者甚至连</w:t>
      </w:r>
      <w:r w:rsidRPr="008B01CD">
        <w:rPr>
          <w:rFonts w:hint="eastAsia"/>
          <w:shd w:val="clear" w:color="auto" w:fill="FFFFFF"/>
        </w:rPr>
        <w:t>OpenCV</w:t>
      </w:r>
      <w:r w:rsidRPr="008B01CD">
        <w:rPr>
          <w:rFonts w:hint="eastAsia"/>
          <w:shd w:val="clear" w:color="auto" w:fill="FFFFFF"/>
        </w:rPr>
        <w:t>都设计了可替代的函数。不仅如此，它易于安装，配置简单，移植性极高，还有清晰的</w:t>
      </w:r>
      <w:r w:rsidRPr="008B01CD">
        <w:rPr>
          <w:rFonts w:hint="eastAsia"/>
          <w:shd w:val="clear" w:color="auto" w:fill="FFFFFF"/>
        </w:rPr>
        <w:t>python</w:t>
      </w:r>
      <w:r w:rsidRPr="008B01CD">
        <w:rPr>
          <w:rFonts w:hint="eastAsia"/>
          <w:shd w:val="clear" w:color="auto" w:fill="FFFFFF"/>
        </w:rPr>
        <w:t>接口。</w:t>
      </w:r>
    </w:p>
    <w:p w14:paraId="1233F683" w14:textId="77777777" w:rsidR="00AF4E33" w:rsidRDefault="00AF4E33" w:rsidP="00AF4E33">
      <w:pPr>
        <w:rPr>
          <w:rFonts w:ascii="宋体" w:hAnsi="宋体"/>
          <w:szCs w:val="21"/>
        </w:rPr>
      </w:pPr>
      <w:r w:rsidRPr="008B01CD">
        <w:rPr>
          <w:rFonts w:ascii="宋体" w:hAnsi="宋体" w:cs="Arial" w:hint="eastAsia"/>
          <w:color w:val="333333"/>
          <w:szCs w:val="21"/>
          <w:shd w:val="clear" w:color="auto" w:fill="FFFFFF"/>
        </w:rPr>
        <w:t>图2-10是darknet框架的基本结构。</w:t>
      </w:r>
      <w:r w:rsidRPr="008B01CD">
        <w:rPr>
          <w:rFonts w:ascii="宋体" w:hAnsi="宋体" w:cs="Arial"/>
          <w:color w:val="333333"/>
          <w:szCs w:val="21"/>
          <w:shd w:val="clear" w:color="auto" w:fill="FFFFFF"/>
        </w:rPr>
        <w:t>D</w:t>
      </w:r>
      <w:r w:rsidRPr="008B01CD">
        <w:rPr>
          <w:rFonts w:ascii="宋体" w:hAnsi="宋体" w:cs="Arial" w:hint="eastAsia"/>
          <w:color w:val="333333"/>
          <w:szCs w:val="21"/>
          <w:shd w:val="clear" w:color="auto" w:fill="FFFFFF"/>
        </w:rPr>
        <w:t>arknet采</w:t>
      </w:r>
      <w:r w:rsidRPr="008B01CD">
        <w:rPr>
          <w:rFonts w:ascii="宋体" w:hAnsi="宋体"/>
          <w:szCs w:val="21"/>
        </w:rPr>
        <w:t>用3×3的卷积</w:t>
      </w:r>
      <w:r w:rsidRPr="008B01CD">
        <w:rPr>
          <w:rFonts w:ascii="宋体" w:hAnsi="宋体" w:hint="eastAsia"/>
          <w:szCs w:val="21"/>
        </w:rPr>
        <w:t>，像</w:t>
      </w:r>
      <w:r w:rsidRPr="008B01CD">
        <w:rPr>
          <w:rFonts w:ascii="宋体" w:hAnsi="宋体"/>
          <w:szCs w:val="21"/>
        </w:rPr>
        <w:t>Network-in-Network NIN一样，采用全局平均池化，在3×3卷积直接用1×1的过滤器压缩特征表达。用了BN加速收敛，稳定训练，正则化模型。因为有19个卷积层和5个最大池化，所以叫Darknet-19。处理一张图片只需要55.8亿次运算，这个网络包含19个卷积层和5个max pooling层，而在YOLO v1中采用的GooleNet，包含24个卷积层和2个全连接层，因此</w:t>
      </w:r>
      <w:r w:rsidRPr="008B01CD">
        <w:rPr>
          <w:rFonts w:ascii="宋体" w:hAnsi="宋体" w:hint="eastAsia"/>
          <w:szCs w:val="21"/>
        </w:rPr>
        <w:t>D</w:t>
      </w:r>
      <w:r w:rsidRPr="008B01CD">
        <w:rPr>
          <w:rFonts w:ascii="宋体" w:hAnsi="宋体"/>
          <w:szCs w:val="21"/>
        </w:rPr>
        <w:t>arknet-19整体上卷积操作比YOLO v1中用的GoogleNet要少，这是计算量减少的关键。最后用average pooling层代替全连接层进行预测。这个网络在ImageNet上取得了top-5的91.2%的准确率</w:t>
      </w:r>
      <w:r>
        <w:rPr>
          <w:rFonts w:ascii="宋体" w:hAnsi="宋体" w:hint="eastAsia"/>
          <w:szCs w:val="21"/>
        </w:rPr>
        <w:t>。</w:t>
      </w:r>
    </w:p>
    <w:p w14:paraId="6E84BB4E" w14:textId="77777777" w:rsidR="00AF4E33" w:rsidRPr="008B01CD" w:rsidRDefault="00AF4E33" w:rsidP="00AF4E33">
      <w:pPr>
        <w:rPr>
          <w:rFonts w:ascii="宋体" w:hAnsi="宋体"/>
          <w:szCs w:val="21"/>
        </w:rPr>
      </w:pPr>
      <w:r>
        <w:rPr>
          <w:rFonts w:ascii="宋体" w:hAnsi="宋体"/>
          <w:szCs w:val="21"/>
        </w:rPr>
        <w:t>D</w:t>
      </w:r>
      <w:r>
        <w:rPr>
          <w:rFonts w:ascii="宋体" w:hAnsi="宋体" w:hint="eastAsia"/>
          <w:szCs w:val="21"/>
        </w:rPr>
        <w:t>arknet-53的基本结构在前文已有介绍，这里再简单重申一下。它没有池化层，而是用步长为二的卷积层代替。算上这些卷积层，它共有53个卷积层，所以命名为Darknet-53。</w:t>
      </w:r>
    </w:p>
    <w:p w14:paraId="7512969E" w14:textId="77777777" w:rsidR="00AF4E33" w:rsidRPr="003C260F" w:rsidRDefault="00AF4E33" w:rsidP="00AF4E33">
      <w:pPr>
        <w:rPr>
          <w:rFonts w:ascii="宋体" w:hAnsi="宋体"/>
          <w:lang w:val="x-none"/>
        </w:rPr>
      </w:pPr>
    </w:p>
    <w:p w14:paraId="65293231" w14:textId="526CB113" w:rsidR="00AF4E33" w:rsidRDefault="00AF4E33" w:rsidP="00AF4E33">
      <w:pPr>
        <w:rPr>
          <w:noProof/>
        </w:rPr>
      </w:pPr>
      <w:r w:rsidRPr="007B46EE">
        <w:rPr>
          <w:noProof/>
        </w:rPr>
        <w:drawing>
          <wp:inline distT="0" distB="0" distL="0" distR="0" wp14:anchorId="7AD3C8C7" wp14:editId="7DF8F219">
            <wp:extent cx="2457450" cy="30988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7450" cy="3098800"/>
                    </a:xfrm>
                    <a:prstGeom prst="rect">
                      <a:avLst/>
                    </a:prstGeom>
                    <a:noFill/>
                    <a:ln>
                      <a:noFill/>
                    </a:ln>
                  </pic:spPr>
                </pic:pic>
              </a:graphicData>
            </a:graphic>
          </wp:inline>
        </w:drawing>
      </w:r>
      <w:r w:rsidRPr="007B46EE">
        <w:rPr>
          <w:noProof/>
        </w:rPr>
        <w:drawing>
          <wp:inline distT="0" distB="0" distL="0" distR="0" wp14:anchorId="29CA637E" wp14:editId="1F211062">
            <wp:extent cx="2489200" cy="3124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9200" cy="3124200"/>
                    </a:xfrm>
                    <a:prstGeom prst="rect">
                      <a:avLst/>
                    </a:prstGeom>
                    <a:noFill/>
                    <a:ln>
                      <a:noFill/>
                    </a:ln>
                  </pic:spPr>
                </pic:pic>
              </a:graphicData>
            </a:graphic>
          </wp:inline>
        </w:drawing>
      </w:r>
    </w:p>
    <w:p w14:paraId="7877794F" w14:textId="77777777" w:rsidR="00AF4E33" w:rsidRPr="009D24EC" w:rsidRDefault="00AF4E33" w:rsidP="00AF4E33">
      <w:pPr>
        <w:ind w:firstLine="422"/>
        <w:jc w:val="center"/>
        <w:rPr>
          <w:rFonts w:ascii="宋体" w:hAnsi="宋体"/>
          <w:b/>
          <w:bCs/>
          <w:lang w:val="x-none"/>
        </w:rPr>
      </w:pPr>
      <w:r w:rsidRPr="009D24EC">
        <w:rPr>
          <w:rFonts w:ascii="宋体" w:hAnsi="宋体" w:hint="eastAsia"/>
          <w:b/>
          <w:bCs/>
          <w:noProof/>
        </w:rPr>
        <w:t>图2-10</w:t>
      </w:r>
      <w:r w:rsidRPr="009D24EC">
        <w:rPr>
          <w:rFonts w:ascii="宋体" w:hAnsi="宋体"/>
          <w:b/>
          <w:bCs/>
          <w:noProof/>
        </w:rPr>
        <w:t xml:space="preserve">  </w:t>
      </w:r>
      <w:r w:rsidRPr="009D24EC">
        <w:rPr>
          <w:rFonts w:ascii="宋体" w:hAnsi="宋体" w:hint="eastAsia"/>
          <w:b/>
          <w:bCs/>
          <w:noProof/>
        </w:rPr>
        <w:t>darknet19（左）与darknet53（右）</w:t>
      </w:r>
    </w:p>
    <w:p w14:paraId="1A75C10A" w14:textId="77777777" w:rsidR="00AF4E33" w:rsidRPr="00AC344C" w:rsidRDefault="00AF4E33" w:rsidP="00AF4E33">
      <w:pPr>
        <w:rPr>
          <w:lang w:val="x-none"/>
        </w:rPr>
      </w:pPr>
    </w:p>
    <w:p w14:paraId="327B617E" w14:textId="77777777" w:rsidR="00AF4E33" w:rsidRPr="00610C55" w:rsidRDefault="00AF4E33" w:rsidP="00610C55">
      <w:pPr>
        <w:pStyle w:val="3"/>
        <w:spacing w:before="156" w:after="156"/>
        <w:ind w:left="210"/>
      </w:pPr>
      <w:bookmarkStart w:id="41" w:name="_Toc40809129"/>
      <w:r w:rsidRPr="00610C55">
        <w:rPr>
          <w:rFonts w:hint="eastAsia"/>
        </w:rPr>
        <w:t xml:space="preserve">2.3.5 </w:t>
      </w:r>
      <w:r w:rsidRPr="00610C55">
        <w:t>AlexeyAB/darknet</w:t>
      </w:r>
      <w:bookmarkEnd w:id="41"/>
    </w:p>
    <w:p w14:paraId="4257F5D7" w14:textId="27F5FDE5" w:rsidR="00AF4E33" w:rsidRDefault="00AF4E33" w:rsidP="00AF4E33">
      <w:pPr>
        <w:rPr>
          <w:rFonts w:ascii="宋体" w:hAnsi="宋体"/>
        </w:rPr>
      </w:pPr>
      <w:r w:rsidRPr="00334E39">
        <w:rPr>
          <w:rFonts w:ascii="宋体" w:hAnsi="宋体"/>
        </w:rPr>
        <w:t>AlexeyAB版本的Darknet是在官方Darknet基础上进行了</w:t>
      </w:r>
      <w:r>
        <w:rPr>
          <w:rFonts w:ascii="宋体" w:hAnsi="宋体" w:hint="eastAsia"/>
        </w:rPr>
        <w:t>一些</w:t>
      </w:r>
      <w:r w:rsidRPr="00334E39">
        <w:rPr>
          <w:rFonts w:ascii="宋体" w:hAnsi="宋体"/>
        </w:rPr>
        <w:t>修改，</w:t>
      </w:r>
      <w:r>
        <w:rPr>
          <w:rFonts w:ascii="宋体" w:hAnsi="宋体" w:hint="eastAsia"/>
        </w:rPr>
        <w:t>新增对Windows系统的支</w:t>
      </w:r>
      <w:r>
        <w:rPr>
          <w:rFonts w:ascii="宋体" w:hAnsi="宋体" w:hint="eastAsia"/>
        </w:rPr>
        <w:lastRenderedPageBreak/>
        <w:t>持，</w:t>
      </w:r>
      <w:r w:rsidRPr="00334E39">
        <w:rPr>
          <w:rFonts w:ascii="宋体" w:hAnsi="宋体"/>
        </w:rPr>
        <w:t>添加了一些新</w:t>
      </w:r>
      <w:r>
        <w:rPr>
          <w:rFonts w:ascii="宋体" w:hAnsi="宋体" w:hint="eastAsia"/>
        </w:rPr>
        <w:t>算法</w:t>
      </w:r>
      <w:r w:rsidRPr="00334E39">
        <w:rPr>
          <w:rFonts w:ascii="宋体" w:hAnsi="宋体"/>
        </w:rPr>
        <w:t>，新</w:t>
      </w:r>
      <w:r>
        <w:rPr>
          <w:rFonts w:ascii="宋体" w:hAnsi="宋体" w:hint="eastAsia"/>
        </w:rPr>
        <w:t>特性</w:t>
      </w:r>
      <w:r w:rsidRPr="00334E39">
        <w:rPr>
          <w:rFonts w:ascii="宋体" w:hAnsi="宋体"/>
        </w:rPr>
        <w:t>，新Backbone</w:t>
      </w:r>
      <w:r>
        <w:rPr>
          <w:rFonts w:ascii="宋体" w:hAnsi="宋体" w:hint="eastAsia"/>
        </w:rPr>
        <w:t>（神经网络模型）</w:t>
      </w:r>
      <w:r w:rsidRPr="00334E39">
        <w:rPr>
          <w:rFonts w:ascii="宋体" w:hAnsi="宋体"/>
        </w:rPr>
        <w:t>，是最流行的目标检测开源项目之一</w:t>
      </w:r>
      <w:r>
        <w:rPr>
          <w:rFonts w:ascii="宋体" w:hAnsi="宋体" w:hint="eastAsia"/>
        </w:rPr>
        <w:t>。</w:t>
      </w:r>
    </w:p>
    <w:p w14:paraId="437F157E" w14:textId="38829679" w:rsidR="00AF4E33" w:rsidRDefault="00AF4E33" w:rsidP="00610C55">
      <w:pPr>
        <w:rPr>
          <w:rFonts w:ascii="宋体" w:hAnsi="宋体"/>
        </w:rPr>
      </w:pPr>
      <w:r w:rsidRPr="00334E39">
        <w:rPr>
          <w:rFonts w:ascii="宋体" w:hAnsi="宋体"/>
        </w:rPr>
        <w:t>AlexeyAB版本</w:t>
      </w:r>
      <w:r>
        <w:rPr>
          <w:rFonts w:ascii="宋体" w:hAnsi="宋体" w:hint="eastAsia"/>
        </w:rPr>
        <w:t>的改进：</w:t>
      </w:r>
    </w:p>
    <w:p w14:paraId="7D685B2F" w14:textId="04D370CF" w:rsidR="00AF4E33" w:rsidRDefault="00AF4E33" w:rsidP="00610C55">
      <w:pPr>
        <w:rPr>
          <w:rFonts w:ascii="宋体" w:hAnsi="宋体"/>
        </w:rPr>
      </w:pPr>
      <w:r>
        <w:rPr>
          <w:rFonts w:ascii="宋体" w:hAnsi="宋体"/>
        </w:rPr>
        <w:tab/>
      </w:r>
      <w:r>
        <w:rPr>
          <w:rFonts w:ascii="宋体" w:hAnsi="宋体" w:hint="eastAsia"/>
        </w:rPr>
        <w:t>添加了训练循环模型，以精确检测视频功能；</w:t>
      </w:r>
    </w:p>
    <w:p w14:paraId="277F272B" w14:textId="3E9B684D" w:rsidR="00AF4E33" w:rsidRDefault="00AF4E33" w:rsidP="00610C55">
      <w:pPr>
        <w:rPr>
          <w:rFonts w:ascii="宋体" w:hAnsi="宋体"/>
          <w:lang w:val="x-none"/>
        </w:rPr>
      </w:pPr>
      <w:r>
        <w:rPr>
          <w:rFonts w:ascii="宋体" w:hAnsi="宋体"/>
          <w:lang w:val="x-none"/>
        </w:rPr>
        <w:tab/>
      </w:r>
      <w:r>
        <w:rPr>
          <w:rFonts w:ascii="宋体" w:hAnsi="宋体" w:hint="eastAsia"/>
          <w:lang w:val="x-none"/>
        </w:rPr>
        <w:t>添加了数据扩充；</w:t>
      </w:r>
    </w:p>
    <w:p w14:paraId="540E514B" w14:textId="49B994EF" w:rsidR="00AF4E33" w:rsidRDefault="00AF4E33" w:rsidP="00610C55">
      <w:pPr>
        <w:ind w:left="420" w:firstLineChars="0"/>
        <w:rPr>
          <w:rFonts w:ascii="Segoe UI" w:hAnsi="Segoe UI" w:cs="Segoe UI"/>
          <w:color w:val="24292E"/>
          <w:shd w:val="clear" w:color="auto" w:fill="FFFFFF"/>
        </w:rPr>
      </w:pPr>
      <w:r>
        <w:rPr>
          <w:rFonts w:ascii="Segoe UI" w:hAnsi="Segoe UI" w:cs="Segoe UI"/>
          <w:color w:val="24292E"/>
          <w:shd w:val="clear" w:color="auto" w:fill="FFFFFF"/>
        </w:rPr>
        <w:t>增加了使用</w:t>
      </w:r>
      <w:r>
        <w:rPr>
          <w:rFonts w:ascii="Segoe UI" w:hAnsi="Segoe UI" w:cs="Segoe UI"/>
          <w:color w:val="24292E"/>
          <w:shd w:val="clear" w:color="auto" w:fill="FFFFFF"/>
        </w:rPr>
        <w:t>CPU-RAM</w:t>
      </w:r>
      <w:r>
        <w:rPr>
          <w:rFonts w:ascii="Segoe UI" w:hAnsi="Segoe UI" w:cs="Segoe UI"/>
          <w:color w:val="24292E"/>
          <w:shd w:val="clear" w:color="auto" w:fill="FFFFFF"/>
        </w:rPr>
        <w:t>进行</w:t>
      </w:r>
      <w:r>
        <w:rPr>
          <w:rFonts w:ascii="Segoe UI" w:hAnsi="Segoe UI" w:cs="Segoe UI"/>
          <w:color w:val="24292E"/>
          <w:shd w:val="clear" w:color="auto" w:fill="FFFFFF"/>
        </w:rPr>
        <w:t>GPU</w:t>
      </w:r>
      <w:r>
        <w:rPr>
          <w:rFonts w:ascii="Segoe UI" w:hAnsi="Segoe UI" w:cs="Segoe UI"/>
          <w:color w:val="24292E"/>
          <w:shd w:val="clear" w:color="auto" w:fill="FFFFFF"/>
        </w:rPr>
        <w:t>处理训练的能力，以增加</w:t>
      </w:r>
      <w:r>
        <w:rPr>
          <w:rFonts w:ascii="Segoe UI" w:hAnsi="Segoe UI" w:cs="Segoe UI"/>
          <w:color w:val="24292E"/>
          <w:shd w:val="clear" w:color="auto" w:fill="FFFFFF"/>
        </w:rPr>
        <w:t>mini_batch_size</w:t>
      </w:r>
      <w:r>
        <w:rPr>
          <w:rFonts w:ascii="Segoe UI" w:hAnsi="Segoe UI" w:cs="Segoe UI"/>
          <w:color w:val="24292E"/>
          <w:shd w:val="clear" w:color="auto" w:fill="FFFFFF"/>
        </w:rPr>
        <w:t>和准确性</w:t>
      </w:r>
      <w:r>
        <w:rPr>
          <w:rFonts w:ascii="Segoe UI" w:hAnsi="Segoe UI" w:cs="Segoe UI" w:hint="eastAsia"/>
          <w:color w:val="24292E"/>
          <w:shd w:val="clear" w:color="auto" w:fill="FFFFFF"/>
        </w:rPr>
        <w:t>；</w:t>
      </w:r>
    </w:p>
    <w:p w14:paraId="44519EAF" w14:textId="1CB19AA3" w:rsidR="00AF4E33" w:rsidRDefault="00AF4E33" w:rsidP="00610C55">
      <w:pPr>
        <w:rPr>
          <w:rFonts w:ascii="宋体" w:hAnsi="宋体" w:cs="Segoe UI"/>
          <w:b/>
          <w:bCs/>
          <w:color w:val="24292E"/>
          <w:shd w:val="clear" w:color="auto" w:fill="FFFFFF"/>
        </w:rPr>
      </w:pPr>
      <w:r>
        <w:rPr>
          <w:rFonts w:ascii="Segoe UI" w:hAnsi="Segoe UI" w:cs="Segoe UI"/>
          <w:color w:val="24292E"/>
          <w:shd w:val="clear" w:color="auto" w:fill="FFFFFF"/>
        </w:rPr>
        <w:tab/>
      </w:r>
      <w:r w:rsidRPr="001864DB">
        <w:rPr>
          <w:rFonts w:ascii="Segoe UI" w:hAnsi="Segoe UI" w:cs="Segoe UI"/>
          <w:color w:val="24292E"/>
          <w:shd w:val="clear" w:color="auto" w:fill="FFFFFF"/>
        </w:rPr>
        <w:t>通过将</w:t>
      </w:r>
      <w:r w:rsidRPr="001864DB">
        <w:rPr>
          <w:rFonts w:ascii="Segoe UI" w:hAnsi="Segoe UI" w:cs="Segoe UI"/>
          <w:color w:val="24292E"/>
          <w:shd w:val="clear" w:color="auto" w:fill="FFFFFF"/>
        </w:rPr>
        <w:t>2</w:t>
      </w:r>
      <w:r w:rsidRPr="001864DB">
        <w:rPr>
          <w:rFonts w:ascii="Segoe UI" w:hAnsi="Segoe UI" w:cs="Segoe UI"/>
          <w:color w:val="24292E"/>
          <w:shd w:val="clear" w:color="auto" w:fill="FFFFFF"/>
        </w:rPr>
        <w:t>层融合到</w:t>
      </w:r>
      <w:r w:rsidRPr="001864DB">
        <w:rPr>
          <w:rFonts w:ascii="Segoe UI" w:hAnsi="Segoe UI" w:cs="Segoe UI"/>
          <w:color w:val="24292E"/>
          <w:shd w:val="clear" w:color="auto" w:fill="FFFFFF"/>
        </w:rPr>
        <w:t>1</w:t>
      </w:r>
      <w:r w:rsidRPr="001864DB">
        <w:rPr>
          <w:rFonts w:ascii="Segoe UI" w:hAnsi="Segoe UI" w:cs="Segoe UI"/>
          <w:color w:val="24292E"/>
          <w:shd w:val="clear" w:color="auto" w:fill="FFFFFF"/>
        </w:rPr>
        <w:t>个卷积</w:t>
      </w:r>
      <w:r w:rsidRPr="001864DB">
        <w:rPr>
          <w:rFonts w:ascii="Segoe UI" w:hAnsi="Segoe UI" w:cs="Segoe UI"/>
          <w:color w:val="24292E"/>
          <w:shd w:val="clear" w:color="auto" w:fill="FFFFFF"/>
        </w:rPr>
        <w:t>+</w:t>
      </w:r>
      <w:r>
        <w:rPr>
          <w:rFonts w:ascii="Segoe UI" w:hAnsi="Segoe UI" w:cs="Segoe UI" w:hint="eastAsia"/>
          <w:color w:val="24292E"/>
          <w:shd w:val="clear" w:color="auto" w:fill="FFFFFF"/>
        </w:rPr>
        <w:t>批量归一化层</w:t>
      </w:r>
      <w:r w:rsidRPr="001864DB">
        <w:rPr>
          <w:rFonts w:ascii="Segoe UI" w:hAnsi="Segoe UI" w:cs="Segoe UI"/>
          <w:color w:val="24292E"/>
          <w:shd w:val="clear" w:color="auto" w:fill="FFFFFF"/>
        </w:rPr>
        <w:t>中，将神经网络性能提高了</w:t>
      </w:r>
      <w:r w:rsidRPr="001864DB">
        <w:rPr>
          <w:rFonts w:ascii="宋体" w:hAnsi="宋体" w:cs="Segoe UI"/>
          <w:b/>
          <w:bCs/>
          <w:color w:val="24292E"/>
          <w:shd w:val="clear" w:color="auto" w:fill="FFFFFF"/>
        </w:rPr>
        <w:t>7％</w:t>
      </w:r>
      <w:r>
        <w:rPr>
          <w:rFonts w:ascii="宋体" w:hAnsi="宋体" w:cs="Segoe UI" w:hint="eastAsia"/>
          <w:b/>
          <w:bCs/>
          <w:color w:val="24292E"/>
          <w:shd w:val="clear" w:color="auto" w:fill="FFFFFF"/>
        </w:rPr>
        <w:t>;</w:t>
      </w:r>
    </w:p>
    <w:p w14:paraId="0A4183C2" w14:textId="6486105E" w:rsidR="00AF4E33" w:rsidRDefault="00AF4E33" w:rsidP="00610C55">
      <w:pPr>
        <w:ind w:firstLine="422"/>
        <w:rPr>
          <w:rFonts w:ascii="宋体" w:hAnsi="宋体" w:cs="Segoe UI"/>
          <w:color w:val="24292E"/>
          <w:shd w:val="clear" w:color="auto" w:fill="FFFFFF"/>
        </w:rPr>
      </w:pPr>
      <w:r>
        <w:rPr>
          <w:rFonts w:ascii="宋体" w:hAnsi="宋体" w:cs="Segoe UI"/>
          <w:b/>
          <w:bCs/>
          <w:color w:val="24292E"/>
          <w:shd w:val="clear" w:color="auto" w:fill="FFFFFF"/>
        </w:rPr>
        <w:tab/>
      </w:r>
      <w:r w:rsidRPr="00624C73">
        <w:rPr>
          <w:rFonts w:ascii="宋体" w:hAnsi="宋体" w:cs="Segoe UI" w:hint="eastAsia"/>
          <w:color w:val="24292E"/>
          <w:shd w:val="clear" w:color="auto" w:fill="FFFFFF"/>
        </w:rPr>
        <w:t>定义CUDNN_HALF</w:t>
      </w:r>
      <w:r>
        <w:rPr>
          <w:rFonts w:ascii="宋体" w:hAnsi="宋体" w:cs="Segoe UI" w:hint="eastAsia"/>
          <w:color w:val="24292E"/>
          <w:shd w:val="clear" w:color="auto" w:fill="FFFFFF"/>
        </w:rPr>
        <w:t>后，GTXGetForce上的检测效率将提高两倍；</w:t>
      </w:r>
    </w:p>
    <w:p w14:paraId="0E685756" w14:textId="062EC5FC" w:rsidR="00AF4E33" w:rsidRDefault="00AF4E33" w:rsidP="00610C55">
      <w:pPr>
        <w:rPr>
          <w:rFonts w:ascii="宋体" w:hAnsi="宋体" w:cs="Segoe UI"/>
          <w:color w:val="24292E"/>
          <w:shd w:val="clear" w:color="auto" w:fill="FFFFFF"/>
        </w:rPr>
      </w:pPr>
      <w:r>
        <w:rPr>
          <w:rFonts w:ascii="宋体" w:hAnsi="宋体" w:cs="Segoe UI"/>
          <w:color w:val="24292E"/>
          <w:shd w:val="clear" w:color="auto" w:fill="FFFFFF"/>
        </w:rPr>
        <w:tab/>
      </w:r>
      <w:r>
        <w:rPr>
          <w:rFonts w:ascii="宋体" w:hAnsi="宋体" w:cs="Segoe UI" w:hint="eastAsia"/>
          <w:color w:val="24292E"/>
          <w:shd w:val="clear" w:color="auto" w:fill="FFFFFF"/>
        </w:rPr>
        <w:t>提高了高分辨率视频中的检测效率；</w:t>
      </w:r>
    </w:p>
    <w:p w14:paraId="53EB3803" w14:textId="4B6E143C" w:rsidR="00AF4E33" w:rsidRDefault="00AF4E33" w:rsidP="00610C55">
      <w:pPr>
        <w:rPr>
          <w:rFonts w:ascii="宋体" w:hAnsi="宋体" w:cs="Segoe UI"/>
          <w:color w:val="24292E"/>
          <w:shd w:val="clear" w:color="auto" w:fill="FFFFFF"/>
        </w:rPr>
      </w:pPr>
      <w:r>
        <w:rPr>
          <w:rFonts w:ascii="宋体" w:hAnsi="宋体" w:cs="Segoe UI"/>
          <w:color w:val="24292E"/>
          <w:shd w:val="clear" w:color="auto" w:fill="FFFFFF"/>
        </w:rPr>
        <w:tab/>
      </w:r>
      <w:r>
        <w:rPr>
          <w:rFonts w:ascii="宋体" w:hAnsi="宋体" w:cs="Segoe UI" w:hint="eastAsia"/>
          <w:color w:val="24292E"/>
          <w:shd w:val="clear" w:color="auto" w:fill="FFFFFF"/>
        </w:rPr>
        <w:t>使用数据增强进行训练，将性能提高3.5倍，并且解决了多GPU环境下的瓶颈；</w:t>
      </w:r>
    </w:p>
    <w:p w14:paraId="01D0A6A8" w14:textId="590B2AC5" w:rsidR="00AF4E33" w:rsidRDefault="00AF4E33" w:rsidP="00610C55">
      <w:pPr>
        <w:rPr>
          <w:rFonts w:ascii="Segoe UI" w:hAnsi="Segoe UI" w:cs="Segoe UI"/>
          <w:color w:val="24292E"/>
          <w:shd w:val="clear" w:color="auto" w:fill="FFFFFF"/>
        </w:rPr>
      </w:pPr>
      <w:r>
        <w:rPr>
          <w:rFonts w:ascii="宋体" w:hAnsi="宋体" w:cs="Segoe UI"/>
          <w:color w:val="24292E"/>
          <w:shd w:val="clear" w:color="auto" w:fill="FFFFFF"/>
        </w:rPr>
        <w:tab/>
      </w:r>
      <w:r>
        <w:rPr>
          <w:rFonts w:ascii="Segoe UI" w:hAnsi="Segoe UI" w:cs="Segoe UI"/>
          <w:color w:val="24292E"/>
          <w:shd w:val="clear" w:color="auto" w:fill="FFFFFF"/>
        </w:rPr>
        <w:t>增加了训练锚的计算</w:t>
      </w:r>
      <w:r>
        <w:rPr>
          <w:rFonts w:ascii="Segoe UI" w:hAnsi="Segoe UI" w:cs="Segoe UI" w:hint="eastAsia"/>
          <w:color w:val="24292E"/>
          <w:shd w:val="clear" w:color="auto" w:fill="FFFFFF"/>
        </w:rPr>
        <w:t>；</w:t>
      </w:r>
    </w:p>
    <w:p w14:paraId="3C962D29" w14:textId="1C74B3C4" w:rsidR="00AF4E33" w:rsidRPr="00624C73" w:rsidRDefault="00AF4E33" w:rsidP="00610C55">
      <w:pPr>
        <w:rPr>
          <w:rFonts w:ascii="宋体" w:hAnsi="宋体"/>
          <w:lang w:val="x-none"/>
        </w:rPr>
      </w:pPr>
      <w:r>
        <w:rPr>
          <w:rFonts w:ascii="Segoe UI" w:hAnsi="Segoe UI" w:cs="Segoe UI"/>
          <w:color w:val="24292E"/>
          <w:shd w:val="clear" w:color="auto" w:fill="FFFFFF"/>
        </w:rPr>
        <w:tab/>
      </w:r>
      <w:r>
        <w:rPr>
          <w:rFonts w:ascii="Segoe UI" w:hAnsi="Segoe UI" w:cs="Segoe UI" w:hint="eastAsia"/>
          <w:color w:val="24292E"/>
          <w:shd w:val="clear" w:color="auto" w:fill="FFFFFF"/>
        </w:rPr>
        <w:t>增加了</w:t>
      </w:r>
      <w:r>
        <w:rPr>
          <w:rFonts w:ascii="Segoe UI" w:hAnsi="Segoe UI" w:cs="Segoe UI" w:hint="eastAsia"/>
          <w:color w:val="24292E"/>
          <w:shd w:val="clear" w:color="auto" w:fill="FFFFFF"/>
        </w:rPr>
        <w:t>Windows</w:t>
      </w:r>
      <w:r>
        <w:rPr>
          <w:rFonts w:ascii="Segoe UI" w:hAnsi="Segoe UI" w:cs="Segoe UI" w:hint="eastAsia"/>
          <w:color w:val="24292E"/>
          <w:shd w:val="clear" w:color="auto" w:fill="FFFFFF"/>
        </w:rPr>
        <w:t>上的支持。</w:t>
      </w:r>
    </w:p>
    <w:p w14:paraId="684F453A" w14:textId="77777777" w:rsidR="00AF4E33" w:rsidRPr="00573394" w:rsidRDefault="00AF4E33" w:rsidP="00573394">
      <w:pPr>
        <w:pStyle w:val="2"/>
        <w:spacing w:before="156" w:after="156"/>
        <w:ind w:left="105"/>
      </w:pPr>
      <w:bookmarkStart w:id="42" w:name="_Toc390431635"/>
      <w:bookmarkStart w:id="43" w:name="_Toc39414423"/>
      <w:bookmarkStart w:id="44" w:name="_Toc40809130"/>
      <w:r w:rsidRPr="00573394">
        <w:rPr>
          <w:rFonts w:hint="eastAsia"/>
        </w:rPr>
        <w:t xml:space="preserve">2.4 </w:t>
      </w:r>
      <w:r w:rsidRPr="00573394">
        <w:rPr>
          <w:rFonts w:hint="eastAsia"/>
        </w:rPr>
        <w:t>本章小结</w:t>
      </w:r>
      <w:bookmarkEnd w:id="42"/>
      <w:bookmarkEnd w:id="43"/>
      <w:bookmarkEnd w:id="44"/>
    </w:p>
    <w:p w14:paraId="441FAFEA" w14:textId="77777777" w:rsidR="00AF4E33" w:rsidRPr="00091663" w:rsidRDefault="00AF4E33" w:rsidP="00AF4E33">
      <w:pPr>
        <w:pStyle w:val="afc"/>
        <w:rPr>
          <w:lang w:val="x-none" w:eastAsia="x-none"/>
        </w:rPr>
      </w:pPr>
      <w:r>
        <w:rPr>
          <w:rFonts w:hint="eastAsia"/>
          <w:lang w:val="x-none"/>
        </w:rPr>
        <w:t>本章内容分三节，</w:t>
      </w:r>
      <w:r>
        <w:rPr>
          <w:rFonts w:hint="eastAsia"/>
          <w:lang w:val="x-none"/>
        </w:rPr>
        <w:t>2.1</w:t>
      </w:r>
      <w:r>
        <w:rPr>
          <w:rFonts w:hint="eastAsia"/>
          <w:lang w:val="x-none"/>
        </w:rPr>
        <w:t>节主要内容为机器学习的介绍，其中</w:t>
      </w:r>
      <w:r>
        <w:rPr>
          <w:rFonts w:hint="eastAsia"/>
          <w:lang w:val="x-none"/>
        </w:rPr>
        <w:t>2.1.1</w:t>
      </w:r>
      <w:r>
        <w:rPr>
          <w:rFonts w:hint="eastAsia"/>
          <w:lang w:val="x-none"/>
        </w:rPr>
        <w:t>节简单介绍了机器学习的概念，机器学习的分类；</w:t>
      </w:r>
      <w:r>
        <w:rPr>
          <w:rFonts w:hint="eastAsia"/>
          <w:lang w:val="x-none"/>
        </w:rPr>
        <w:t>2.1.2</w:t>
      </w:r>
      <w:r>
        <w:rPr>
          <w:rFonts w:hint="eastAsia"/>
          <w:lang w:val="x-none"/>
        </w:rPr>
        <w:t>节先是较为详细介绍了神经网络与卷积神经网络，接着引出深度学习的概念；</w:t>
      </w:r>
      <w:r>
        <w:rPr>
          <w:rFonts w:hint="eastAsia"/>
          <w:lang w:val="x-none"/>
        </w:rPr>
        <w:t>2.1.3</w:t>
      </w:r>
      <w:r>
        <w:rPr>
          <w:rFonts w:hint="eastAsia"/>
          <w:lang w:val="x-none"/>
        </w:rPr>
        <w:t>节讲述了机器学习的未来发展与展望。</w:t>
      </w:r>
      <w:r>
        <w:rPr>
          <w:rFonts w:hint="eastAsia"/>
          <w:lang w:val="x-none"/>
        </w:rPr>
        <w:t>2.2</w:t>
      </w:r>
      <w:r>
        <w:rPr>
          <w:rFonts w:hint="eastAsia"/>
          <w:lang w:val="x-none"/>
        </w:rPr>
        <w:t>节主要内容为</w:t>
      </w:r>
      <w:r>
        <w:rPr>
          <w:rFonts w:hint="eastAsia"/>
          <w:lang w:val="x-none"/>
        </w:rPr>
        <w:t>TensorFlow</w:t>
      </w:r>
      <w:r>
        <w:rPr>
          <w:rFonts w:hint="eastAsia"/>
          <w:lang w:val="x-none"/>
        </w:rPr>
        <w:t>的简介与发展。</w:t>
      </w:r>
      <w:r>
        <w:rPr>
          <w:rFonts w:hint="eastAsia"/>
          <w:lang w:val="x-none"/>
        </w:rPr>
        <w:t>2.3</w:t>
      </w:r>
      <w:r>
        <w:rPr>
          <w:rFonts w:hint="eastAsia"/>
          <w:lang w:val="x-none"/>
        </w:rPr>
        <w:t>节介绍了当前效果最好的图像检测模型</w:t>
      </w:r>
      <w:r>
        <w:rPr>
          <w:rFonts w:hint="eastAsia"/>
          <w:lang w:val="x-none"/>
        </w:rPr>
        <w:t>YOLO</w:t>
      </w:r>
      <w:r>
        <w:rPr>
          <w:rFonts w:hint="eastAsia"/>
          <w:lang w:val="x-none"/>
        </w:rPr>
        <w:t>的发展与原理以及</w:t>
      </w:r>
      <w:r>
        <w:rPr>
          <w:rFonts w:hint="eastAsia"/>
          <w:lang w:val="x-none"/>
        </w:rPr>
        <w:t>Darknet</w:t>
      </w:r>
      <w:r>
        <w:rPr>
          <w:rFonts w:hint="eastAsia"/>
          <w:lang w:val="x-none"/>
        </w:rPr>
        <w:t>小众深度学习框架。</w:t>
      </w:r>
    </w:p>
    <w:p w14:paraId="0EAC88CA" w14:textId="77777777" w:rsidR="00AF4E33" w:rsidRPr="00E27187" w:rsidRDefault="00AF4E33" w:rsidP="00AF4E33">
      <w:pPr>
        <w:pStyle w:val="afc"/>
        <w:rPr>
          <w:lang w:val="x-none" w:eastAsia="x-none"/>
        </w:rPr>
      </w:pPr>
      <w:r>
        <w:rPr>
          <w:rFonts w:hint="eastAsia"/>
          <w:lang w:val="x-none"/>
        </w:rPr>
        <w:t xml:space="preserve"> </w:t>
      </w:r>
    </w:p>
    <w:p w14:paraId="087753C1" w14:textId="7EF03905" w:rsidR="00AF4E33" w:rsidRPr="00AF4E33" w:rsidRDefault="00AF4E33" w:rsidP="00AF4E33">
      <w:pPr>
        <w:ind w:firstLineChars="0" w:firstLine="0"/>
        <w:rPr>
          <w:lang w:val="x-none"/>
        </w:rPr>
        <w:sectPr w:rsidR="00AF4E33" w:rsidRPr="00AF4E33" w:rsidSect="00037DF8">
          <w:headerReference w:type="default" r:id="rId44"/>
          <w:pgSz w:w="11906" w:h="16838"/>
          <w:pgMar w:top="1418" w:right="1134" w:bottom="1418" w:left="1701" w:header="851" w:footer="850" w:gutter="0"/>
          <w:cols w:space="425"/>
          <w:docGrid w:type="lines" w:linePitch="312"/>
        </w:sectPr>
      </w:pPr>
    </w:p>
    <w:p w14:paraId="6452BC94" w14:textId="77777777" w:rsidR="00573394" w:rsidRPr="00573394" w:rsidRDefault="00573394" w:rsidP="00573394">
      <w:pPr>
        <w:pStyle w:val="1"/>
      </w:pPr>
      <w:bookmarkStart w:id="45" w:name="_Toc390431636"/>
      <w:bookmarkStart w:id="46" w:name="_Toc39414424"/>
      <w:bookmarkStart w:id="47" w:name="_Toc40809131"/>
      <w:r w:rsidRPr="00573394">
        <w:rPr>
          <w:rFonts w:hint="eastAsia"/>
        </w:rPr>
        <w:lastRenderedPageBreak/>
        <w:t>第三章</w:t>
      </w:r>
      <w:r w:rsidRPr="00573394">
        <w:rPr>
          <w:rFonts w:hint="eastAsia"/>
        </w:rPr>
        <w:t xml:space="preserve"> </w:t>
      </w:r>
      <w:r w:rsidRPr="00573394">
        <w:rPr>
          <w:rFonts w:hint="eastAsia"/>
        </w:rPr>
        <w:t>系统的总体设计和平台搭建</w:t>
      </w:r>
      <w:bookmarkEnd w:id="45"/>
      <w:bookmarkEnd w:id="46"/>
      <w:bookmarkEnd w:id="47"/>
    </w:p>
    <w:p w14:paraId="551973F9" w14:textId="77777777" w:rsidR="00573394" w:rsidRPr="00573394" w:rsidRDefault="00573394" w:rsidP="00573394">
      <w:pPr>
        <w:pStyle w:val="2"/>
        <w:spacing w:before="156" w:after="156"/>
        <w:ind w:left="105"/>
      </w:pPr>
      <w:bookmarkStart w:id="48" w:name="_Toc390431637"/>
      <w:bookmarkStart w:id="49" w:name="_Toc39414425"/>
      <w:bookmarkStart w:id="50" w:name="_Toc40809132"/>
      <w:r w:rsidRPr="00573394">
        <w:rPr>
          <w:rFonts w:hint="eastAsia"/>
        </w:rPr>
        <w:t xml:space="preserve">3.1 </w:t>
      </w:r>
      <w:r w:rsidRPr="00573394">
        <w:rPr>
          <w:rFonts w:hint="eastAsia"/>
        </w:rPr>
        <w:t>系统的总体设计框架</w:t>
      </w:r>
      <w:bookmarkEnd w:id="48"/>
      <w:bookmarkEnd w:id="49"/>
      <w:bookmarkEnd w:id="50"/>
    </w:p>
    <w:p w14:paraId="4C82FB1C" w14:textId="77777777" w:rsidR="00573394" w:rsidRDefault="00573394" w:rsidP="00573394">
      <w:pPr>
        <w:pStyle w:val="afc"/>
        <w:rPr>
          <w:lang w:val="x-none"/>
        </w:rPr>
      </w:pPr>
      <w:r>
        <w:rPr>
          <w:rFonts w:hint="eastAsia"/>
          <w:lang w:val="x-none"/>
        </w:rPr>
        <w:t>如图</w:t>
      </w:r>
      <w:r>
        <w:rPr>
          <w:rFonts w:hint="eastAsia"/>
          <w:lang w:val="x-none"/>
        </w:rPr>
        <w:t>3-1</w:t>
      </w:r>
      <w:r>
        <w:rPr>
          <w:rFonts w:hint="eastAsia"/>
          <w:lang w:val="x-none"/>
        </w:rPr>
        <w:t>所示，基于机器学习的车型识别系统（以下简称</w:t>
      </w:r>
      <w:r>
        <w:rPr>
          <w:rFonts w:hint="eastAsia"/>
          <w:lang w:val="x-none"/>
        </w:rPr>
        <w:t>VDS</w:t>
      </w:r>
      <w:r>
        <w:rPr>
          <w:rFonts w:hint="eastAsia"/>
          <w:lang w:val="x-none"/>
        </w:rPr>
        <w:t>）由三大模块组成：车辆图片读取模块，模型训练模块，预测模块。</w:t>
      </w:r>
    </w:p>
    <w:p w14:paraId="57E85157" w14:textId="1C0576F8" w:rsidR="00573394" w:rsidRDefault="00573394" w:rsidP="00573394">
      <w:pPr>
        <w:pStyle w:val="afc"/>
        <w:jc w:val="center"/>
      </w:pPr>
      <w:r>
        <w:rPr>
          <w:noProof/>
        </w:rPr>
        <w:drawing>
          <wp:inline distT="0" distB="0" distL="0" distR="0" wp14:anchorId="0F8FAC52" wp14:editId="65D259CC">
            <wp:extent cx="5162550" cy="459456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9089" cy="4600380"/>
                    </a:xfrm>
                    <a:prstGeom prst="rect">
                      <a:avLst/>
                    </a:prstGeom>
                    <a:noFill/>
                    <a:ln>
                      <a:noFill/>
                    </a:ln>
                  </pic:spPr>
                </pic:pic>
              </a:graphicData>
            </a:graphic>
          </wp:inline>
        </w:drawing>
      </w:r>
    </w:p>
    <w:p w14:paraId="06854D3A" w14:textId="77777777" w:rsidR="00573394" w:rsidRDefault="00573394" w:rsidP="00573394">
      <w:pPr>
        <w:pStyle w:val="afc"/>
        <w:ind w:firstLine="422"/>
        <w:jc w:val="center"/>
        <w:rPr>
          <w:b/>
          <w:bCs/>
        </w:rPr>
      </w:pPr>
      <w:r w:rsidRPr="00557A9C">
        <w:rPr>
          <w:rFonts w:hint="eastAsia"/>
          <w:b/>
          <w:bCs/>
        </w:rPr>
        <w:t>图</w:t>
      </w:r>
      <w:r w:rsidRPr="00557A9C">
        <w:rPr>
          <w:rFonts w:hint="eastAsia"/>
          <w:b/>
          <w:bCs/>
        </w:rPr>
        <w:t xml:space="preserve"> 3-1</w:t>
      </w:r>
      <w:r w:rsidRPr="00557A9C">
        <w:rPr>
          <w:b/>
          <w:bCs/>
        </w:rPr>
        <w:t xml:space="preserve"> </w:t>
      </w:r>
      <w:r w:rsidRPr="00557A9C">
        <w:rPr>
          <w:rFonts w:hint="eastAsia"/>
          <w:b/>
          <w:bCs/>
        </w:rPr>
        <w:t>V</w:t>
      </w:r>
      <w:r>
        <w:rPr>
          <w:rFonts w:hint="eastAsia"/>
          <w:b/>
          <w:bCs/>
        </w:rPr>
        <w:t>D</w:t>
      </w:r>
      <w:r w:rsidRPr="00557A9C">
        <w:rPr>
          <w:rFonts w:hint="eastAsia"/>
          <w:b/>
          <w:bCs/>
        </w:rPr>
        <w:t>S</w:t>
      </w:r>
      <w:r w:rsidRPr="00557A9C">
        <w:rPr>
          <w:rFonts w:hint="eastAsia"/>
          <w:b/>
          <w:bCs/>
        </w:rPr>
        <w:t>的整体框架</w:t>
      </w:r>
    </w:p>
    <w:p w14:paraId="42F05CA6" w14:textId="77777777" w:rsidR="00573394" w:rsidRDefault="00573394" w:rsidP="00573394">
      <w:pPr>
        <w:pStyle w:val="afc"/>
        <w:rPr>
          <w:lang w:val="x-none"/>
        </w:rPr>
      </w:pPr>
      <w:r>
        <w:rPr>
          <w:rFonts w:hint="eastAsia"/>
          <w:lang w:val="x-none"/>
        </w:rPr>
        <w:t>车辆图片读取模块由图片读取，图片预处理两个子模块构成，图片读取子模块又根据读取方式分为文件读取和摄像头捕捉两种，其结构如图</w:t>
      </w:r>
      <w:r>
        <w:rPr>
          <w:rFonts w:hint="eastAsia"/>
          <w:lang w:val="x-none"/>
        </w:rPr>
        <w:t>3-2</w:t>
      </w:r>
      <w:r>
        <w:rPr>
          <w:rFonts w:hint="eastAsia"/>
          <w:lang w:val="x-none"/>
        </w:rPr>
        <w:t>所示。</w:t>
      </w:r>
    </w:p>
    <w:p w14:paraId="1A1F1716" w14:textId="77777777" w:rsidR="00573394" w:rsidRPr="00AD16E5" w:rsidRDefault="00573394" w:rsidP="00573394">
      <w:pPr>
        <w:pStyle w:val="afc"/>
        <w:ind w:firstLine="422"/>
        <w:jc w:val="center"/>
        <w:rPr>
          <w:b/>
          <w:bCs/>
          <w:lang w:val="x-none"/>
        </w:rPr>
      </w:pPr>
    </w:p>
    <w:p w14:paraId="35C5651C" w14:textId="16B89CFD" w:rsidR="00573394" w:rsidRDefault="00573394" w:rsidP="00573394">
      <w:pPr>
        <w:pStyle w:val="afc"/>
        <w:jc w:val="center"/>
      </w:pPr>
      <w:r>
        <w:rPr>
          <w:noProof/>
        </w:rPr>
        <w:lastRenderedPageBreak/>
        <w:drawing>
          <wp:inline distT="0" distB="0" distL="0" distR="0" wp14:anchorId="15D283D5" wp14:editId="568A67B0">
            <wp:extent cx="3556000" cy="24193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6000" cy="2419350"/>
                    </a:xfrm>
                    <a:prstGeom prst="rect">
                      <a:avLst/>
                    </a:prstGeom>
                    <a:noFill/>
                    <a:ln>
                      <a:noFill/>
                    </a:ln>
                  </pic:spPr>
                </pic:pic>
              </a:graphicData>
            </a:graphic>
          </wp:inline>
        </w:drawing>
      </w:r>
    </w:p>
    <w:p w14:paraId="70C4ACE6" w14:textId="77777777" w:rsidR="00573394" w:rsidRDefault="00573394" w:rsidP="00573394">
      <w:pPr>
        <w:pStyle w:val="afc"/>
        <w:ind w:firstLine="422"/>
        <w:jc w:val="center"/>
        <w:rPr>
          <w:rFonts w:ascii="宋体" w:hAnsi="宋体"/>
          <w:b/>
          <w:bCs/>
        </w:rPr>
      </w:pPr>
      <w:r w:rsidRPr="00745436">
        <w:rPr>
          <w:rFonts w:ascii="宋体" w:hAnsi="宋体" w:hint="eastAsia"/>
          <w:b/>
          <w:bCs/>
        </w:rPr>
        <w:t>图3-2</w:t>
      </w:r>
      <w:r w:rsidRPr="00745436">
        <w:rPr>
          <w:rFonts w:ascii="宋体" w:hAnsi="宋体"/>
          <w:b/>
          <w:bCs/>
        </w:rPr>
        <w:t xml:space="preserve"> </w:t>
      </w:r>
      <w:r>
        <w:rPr>
          <w:rFonts w:ascii="宋体" w:hAnsi="宋体" w:hint="eastAsia"/>
          <w:b/>
          <w:bCs/>
        </w:rPr>
        <w:t>车辆</w:t>
      </w:r>
      <w:r w:rsidRPr="00745436">
        <w:rPr>
          <w:rFonts w:ascii="宋体" w:hAnsi="宋体" w:hint="eastAsia"/>
          <w:b/>
          <w:bCs/>
        </w:rPr>
        <w:t>图片</w:t>
      </w:r>
      <w:r>
        <w:rPr>
          <w:rFonts w:ascii="宋体" w:hAnsi="宋体" w:hint="eastAsia"/>
          <w:b/>
          <w:bCs/>
        </w:rPr>
        <w:t>读取</w:t>
      </w:r>
      <w:r w:rsidRPr="00745436">
        <w:rPr>
          <w:rFonts w:ascii="宋体" w:hAnsi="宋体" w:hint="eastAsia"/>
          <w:b/>
          <w:bCs/>
        </w:rPr>
        <w:t>模块</w:t>
      </w:r>
    </w:p>
    <w:p w14:paraId="4429E991" w14:textId="77777777" w:rsidR="00573394" w:rsidRPr="00C04C95" w:rsidRDefault="00573394" w:rsidP="00573394">
      <w:pPr>
        <w:pStyle w:val="afc"/>
        <w:rPr>
          <w:rFonts w:ascii="宋体" w:hAnsi="宋体"/>
        </w:rPr>
      </w:pPr>
      <w:r w:rsidRPr="00C04C95">
        <w:rPr>
          <w:rFonts w:ascii="宋体" w:hAnsi="宋体" w:hint="eastAsia"/>
        </w:rPr>
        <w:t>在1.0</w:t>
      </w:r>
      <w:r>
        <w:rPr>
          <w:rFonts w:ascii="宋体" w:hAnsi="宋体" w:hint="eastAsia"/>
        </w:rPr>
        <w:t>版本中，模型采用Tensorflow框架，运行于jupyter环境。在2.0版本中，模型使用darknet框架，使用VS2015进行编译，运行于命令行。</w:t>
      </w:r>
    </w:p>
    <w:p w14:paraId="16F23CD1" w14:textId="77777777" w:rsidR="00573394" w:rsidRPr="00557A9C" w:rsidRDefault="00573394" w:rsidP="00573394">
      <w:r>
        <w:rPr>
          <w:rFonts w:hint="eastAsia"/>
        </w:rPr>
        <w:t>最后的预测模块接收图片读取模块的输出调用训练出的模型，得到车辆的</w:t>
      </w:r>
      <w:r>
        <w:rPr>
          <w:rFonts w:hint="eastAsia"/>
        </w:rPr>
        <w:t>196</w:t>
      </w:r>
      <w:r>
        <w:rPr>
          <w:rFonts w:hint="eastAsia"/>
        </w:rPr>
        <w:t>个型号分类。</w:t>
      </w:r>
    </w:p>
    <w:p w14:paraId="6613C8EF" w14:textId="77777777" w:rsidR="00573394" w:rsidRPr="00573394" w:rsidRDefault="00573394" w:rsidP="00573394">
      <w:pPr>
        <w:pStyle w:val="2"/>
        <w:spacing w:before="156" w:after="156"/>
        <w:ind w:left="105"/>
      </w:pPr>
      <w:bookmarkStart w:id="51" w:name="_Toc390431639"/>
      <w:bookmarkStart w:id="52" w:name="_Toc39414426"/>
      <w:bookmarkStart w:id="53" w:name="_Toc40809133"/>
      <w:r w:rsidRPr="00573394">
        <w:rPr>
          <w:rFonts w:hint="eastAsia"/>
        </w:rPr>
        <w:t xml:space="preserve">3.2 </w:t>
      </w:r>
      <w:r w:rsidRPr="00573394">
        <w:rPr>
          <w:rFonts w:hint="eastAsia"/>
        </w:rPr>
        <w:t>车型识别系统的需求分析</w:t>
      </w:r>
      <w:bookmarkEnd w:id="51"/>
      <w:bookmarkEnd w:id="52"/>
      <w:bookmarkEnd w:id="53"/>
    </w:p>
    <w:p w14:paraId="20105CB5" w14:textId="77777777" w:rsidR="00573394" w:rsidRPr="00573394" w:rsidRDefault="00573394" w:rsidP="00573394">
      <w:pPr>
        <w:pStyle w:val="3"/>
        <w:spacing w:before="156" w:after="156"/>
        <w:ind w:left="210"/>
      </w:pPr>
      <w:bookmarkStart w:id="54" w:name="_Toc39414427"/>
      <w:bookmarkStart w:id="55" w:name="_Toc40809134"/>
      <w:r w:rsidRPr="00573394">
        <w:rPr>
          <w:rFonts w:hint="eastAsia"/>
        </w:rPr>
        <w:t xml:space="preserve">3.2.1 </w:t>
      </w:r>
      <w:r w:rsidRPr="00573394">
        <w:rPr>
          <w:rFonts w:hint="eastAsia"/>
        </w:rPr>
        <w:t>系统定义</w:t>
      </w:r>
      <w:bookmarkEnd w:id="54"/>
      <w:bookmarkEnd w:id="55"/>
    </w:p>
    <w:p w14:paraId="2EC1441A" w14:textId="77777777" w:rsidR="00573394" w:rsidRDefault="00573394" w:rsidP="00573394">
      <w:pPr>
        <w:pStyle w:val="afc"/>
      </w:pPr>
      <w:r w:rsidRPr="00297F86">
        <w:rPr>
          <w:rFonts w:hint="eastAsia"/>
        </w:rPr>
        <w:t>基于机器学习的车型识别系统</w:t>
      </w:r>
      <w:r>
        <w:rPr>
          <w:rFonts w:hint="eastAsia"/>
        </w:rPr>
        <w:t>（以下简称车型识别系统）是用于道路上静止或行驶中车辆分类的智能系统，它旨在帮助用户实施捕捉、分类、统计不同车型的车辆。从用户的角度来说，通过该系统可以获得各时段道路上某车型的流量、流量最大的车型等统计数据用以数据分析。</w:t>
      </w:r>
    </w:p>
    <w:p w14:paraId="475E63B3" w14:textId="77777777" w:rsidR="00573394" w:rsidRPr="00573394" w:rsidRDefault="00573394" w:rsidP="00573394">
      <w:pPr>
        <w:pStyle w:val="3"/>
        <w:spacing w:before="156" w:after="156"/>
        <w:ind w:left="210"/>
      </w:pPr>
      <w:bookmarkStart w:id="56" w:name="_Toc39414428"/>
      <w:bookmarkStart w:id="57" w:name="_Toc40809135"/>
      <w:r w:rsidRPr="00573394">
        <w:rPr>
          <w:rFonts w:hint="eastAsia"/>
        </w:rPr>
        <w:t xml:space="preserve">3.2.2 </w:t>
      </w:r>
      <w:r w:rsidRPr="00573394">
        <w:rPr>
          <w:rFonts w:hint="eastAsia"/>
        </w:rPr>
        <w:t>功能需求</w:t>
      </w:r>
      <w:bookmarkEnd w:id="56"/>
      <w:bookmarkEnd w:id="57"/>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815FEE" w14:paraId="484059DA" w14:textId="77777777" w:rsidTr="00573394">
        <w:trPr>
          <w:trHeight w:val="379"/>
        </w:trPr>
        <w:tc>
          <w:tcPr>
            <w:tcW w:w="1843" w:type="dxa"/>
            <w:shd w:val="pct10" w:color="auto" w:fill="auto"/>
            <w:vAlign w:val="center"/>
          </w:tcPr>
          <w:p w14:paraId="0B23A418" w14:textId="77777777" w:rsidR="00573394" w:rsidRPr="00815FEE" w:rsidRDefault="00573394" w:rsidP="00573394">
            <w:pPr>
              <w:ind w:firstLine="422"/>
              <w:rPr>
                <w:rFonts w:ascii="等线" w:hAnsi="等线"/>
                <w:b/>
              </w:rPr>
            </w:pPr>
            <w:r w:rsidRPr="00815FEE">
              <w:rPr>
                <w:rFonts w:ascii="等线" w:hAnsi="等线" w:hint="eastAsia"/>
                <w:b/>
              </w:rPr>
              <w:t>需求名称</w:t>
            </w:r>
          </w:p>
        </w:tc>
        <w:tc>
          <w:tcPr>
            <w:tcW w:w="7238" w:type="dxa"/>
            <w:shd w:val="clear" w:color="auto" w:fill="auto"/>
            <w:vAlign w:val="center"/>
          </w:tcPr>
          <w:p w14:paraId="715AECEE" w14:textId="77777777" w:rsidR="00573394" w:rsidRPr="00815FEE" w:rsidRDefault="00573394" w:rsidP="00573394">
            <w:pPr>
              <w:rPr>
                <w:rFonts w:ascii="等线" w:hAnsi="等线"/>
              </w:rPr>
            </w:pPr>
            <w:r>
              <w:rPr>
                <w:rFonts w:hint="eastAsia"/>
              </w:rPr>
              <w:t>摄像头调用</w:t>
            </w:r>
          </w:p>
        </w:tc>
      </w:tr>
      <w:tr w:rsidR="00573394" w:rsidRPr="00815FEE" w14:paraId="71C87A3F" w14:textId="77777777" w:rsidTr="00573394">
        <w:trPr>
          <w:trHeight w:val="379"/>
        </w:trPr>
        <w:tc>
          <w:tcPr>
            <w:tcW w:w="1843" w:type="dxa"/>
            <w:shd w:val="pct10" w:color="auto" w:fill="auto"/>
            <w:vAlign w:val="center"/>
          </w:tcPr>
          <w:p w14:paraId="67C3CF8B" w14:textId="77777777" w:rsidR="00573394" w:rsidRPr="00815FEE" w:rsidRDefault="00573394" w:rsidP="00573394">
            <w:pPr>
              <w:ind w:firstLine="422"/>
              <w:rPr>
                <w:rFonts w:ascii="等线" w:hAnsi="等线"/>
                <w:b/>
              </w:rPr>
            </w:pPr>
            <w:r w:rsidRPr="00815FEE">
              <w:rPr>
                <w:rFonts w:ascii="等线" w:hAnsi="等线" w:hint="eastAsia"/>
                <w:b/>
              </w:rPr>
              <w:t>需求编号</w:t>
            </w:r>
          </w:p>
        </w:tc>
        <w:tc>
          <w:tcPr>
            <w:tcW w:w="7238" w:type="dxa"/>
            <w:shd w:val="clear" w:color="auto" w:fill="auto"/>
            <w:vAlign w:val="center"/>
          </w:tcPr>
          <w:p w14:paraId="5DFDEF0C" w14:textId="77777777" w:rsidR="00573394" w:rsidRPr="00815FEE" w:rsidRDefault="00573394" w:rsidP="00573394">
            <w:pPr>
              <w:rPr>
                <w:rFonts w:ascii="等线" w:hAnsi="等线"/>
              </w:rPr>
            </w:pPr>
            <w:r w:rsidRPr="00815FEE">
              <w:rPr>
                <w:rFonts w:ascii="等线" w:hint="eastAsia"/>
              </w:rPr>
              <w:t>V</w:t>
            </w:r>
            <w:r>
              <w:rPr>
                <w:rFonts w:ascii="等线" w:hint="eastAsia"/>
              </w:rPr>
              <w:t>D</w:t>
            </w:r>
            <w:r w:rsidRPr="00815FEE">
              <w:rPr>
                <w:rFonts w:ascii="等线" w:hint="eastAsia"/>
              </w:rPr>
              <w:t>S-</w:t>
            </w:r>
            <w:r>
              <w:rPr>
                <w:rFonts w:ascii="等线" w:hint="eastAsia"/>
              </w:rPr>
              <w:t>2.</w:t>
            </w:r>
            <w:r w:rsidRPr="00815FEE">
              <w:rPr>
                <w:rFonts w:ascii="等线"/>
              </w:rPr>
              <w:t>0-001</w:t>
            </w:r>
          </w:p>
        </w:tc>
      </w:tr>
      <w:tr w:rsidR="00573394" w:rsidRPr="00815FEE" w14:paraId="24FCD470" w14:textId="77777777" w:rsidTr="00573394">
        <w:tc>
          <w:tcPr>
            <w:tcW w:w="1843" w:type="dxa"/>
            <w:shd w:val="pct10" w:color="auto" w:fill="auto"/>
            <w:vAlign w:val="center"/>
          </w:tcPr>
          <w:p w14:paraId="3306A964" w14:textId="77777777" w:rsidR="00573394" w:rsidRPr="00815FEE" w:rsidRDefault="00573394" w:rsidP="00573394">
            <w:pPr>
              <w:ind w:firstLine="422"/>
              <w:rPr>
                <w:rFonts w:ascii="等线" w:hAnsi="等线"/>
                <w:b/>
              </w:rPr>
            </w:pPr>
            <w:r w:rsidRPr="00815FEE">
              <w:rPr>
                <w:rFonts w:ascii="等线" w:hAnsi="等线" w:hint="eastAsia"/>
                <w:b/>
              </w:rPr>
              <w:t>优先级</w:t>
            </w:r>
          </w:p>
        </w:tc>
        <w:tc>
          <w:tcPr>
            <w:tcW w:w="7238" w:type="dxa"/>
            <w:shd w:val="clear" w:color="auto" w:fill="auto"/>
            <w:vAlign w:val="center"/>
          </w:tcPr>
          <w:p w14:paraId="219D2763" w14:textId="77777777" w:rsidR="00573394" w:rsidRPr="00815FEE" w:rsidRDefault="00573394" w:rsidP="00573394">
            <w:pPr>
              <w:rPr>
                <w:rFonts w:ascii="等线" w:hAnsi="等线"/>
              </w:rPr>
            </w:pPr>
            <w:r>
              <w:rPr>
                <w:rFonts w:ascii="等线" w:hAnsi="等线" w:hint="eastAsia"/>
              </w:rPr>
              <w:t>3</w:t>
            </w:r>
          </w:p>
        </w:tc>
      </w:tr>
      <w:tr w:rsidR="00573394" w:rsidRPr="00815FEE" w14:paraId="6C245083" w14:textId="77777777" w:rsidTr="00573394">
        <w:trPr>
          <w:trHeight w:val="444"/>
        </w:trPr>
        <w:tc>
          <w:tcPr>
            <w:tcW w:w="1843" w:type="dxa"/>
            <w:shd w:val="pct10" w:color="auto" w:fill="auto"/>
            <w:vAlign w:val="center"/>
          </w:tcPr>
          <w:p w14:paraId="126E8D81" w14:textId="77777777" w:rsidR="00573394" w:rsidRPr="00815FEE" w:rsidRDefault="00573394" w:rsidP="00573394">
            <w:pPr>
              <w:ind w:firstLine="422"/>
              <w:rPr>
                <w:rFonts w:ascii="等线" w:hAnsi="等线"/>
                <w:b/>
              </w:rPr>
            </w:pPr>
            <w:r w:rsidRPr="00815FEE">
              <w:rPr>
                <w:rFonts w:ascii="等线" w:hAnsi="等线" w:hint="eastAsia"/>
                <w:b/>
              </w:rPr>
              <w:t>功能描述</w:t>
            </w:r>
          </w:p>
        </w:tc>
        <w:tc>
          <w:tcPr>
            <w:tcW w:w="7238" w:type="dxa"/>
            <w:shd w:val="clear" w:color="auto" w:fill="auto"/>
            <w:vAlign w:val="center"/>
          </w:tcPr>
          <w:p w14:paraId="363745E9" w14:textId="77777777" w:rsidR="00573394" w:rsidRPr="00815FEE" w:rsidRDefault="00573394" w:rsidP="00573394">
            <w:pPr>
              <w:pStyle w:val="af9"/>
              <w:numPr>
                <w:ilvl w:val="0"/>
                <w:numId w:val="35"/>
              </w:numPr>
              <w:ind w:firstLineChars="0"/>
              <w:rPr>
                <w:rFonts w:ascii="等线" w:eastAsia="等线" w:hAnsi="等线"/>
              </w:rPr>
            </w:pPr>
            <w:r w:rsidRPr="00815FEE">
              <w:rPr>
                <w:rFonts w:ascii="等线" w:eastAsia="等线" w:hAnsi="等线" w:hint="eastAsia"/>
              </w:rPr>
              <w:t>适配不同机型摄像头</w:t>
            </w:r>
          </w:p>
          <w:p w14:paraId="0181D064" w14:textId="77777777" w:rsidR="00573394" w:rsidRPr="00815FEE" w:rsidRDefault="00573394" w:rsidP="00573394">
            <w:pPr>
              <w:pStyle w:val="af9"/>
              <w:numPr>
                <w:ilvl w:val="0"/>
                <w:numId w:val="35"/>
              </w:numPr>
              <w:ind w:firstLineChars="0"/>
              <w:rPr>
                <w:rFonts w:ascii="等线" w:eastAsia="等线" w:hAnsi="等线"/>
              </w:rPr>
            </w:pPr>
            <w:r w:rsidRPr="00815FEE">
              <w:rPr>
                <w:rFonts w:ascii="等线" w:eastAsia="等线" w:hAnsi="等线" w:hint="eastAsia"/>
              </w:rPr>
              <w:t>适配外置摄像头</w:t>
            </w:r>
          </w:p>
        </w:tc>
      </w:tr>
      <w:tr w:rsidR="00573394" w:rsidRPr="00815FEE" w14:paraId="64BCD3CB" w14:textId="77777777" w:rsidTr="00573394">
        <w:trPr>
          <w:trHeight w:val="421"/>
        </w:trPr>
        <w:tc>
          <w:tcPr>
            <w:tcW w:w="1843" w:type="dxa"/>
            <w:shd w:val="pct10" w:color="auto" w:fill="auto"/>
            <w:vAlign w:val="center"/>
          </w:tcPr>
          <w:p w14:paraId="483196AB" w14:textId="77777777" w:rsidR="00573394" w:rsidRPr="00815FEE" w:rsidRDefault="00573394" w:rsidP="00573394">
            <w:pPr>
              <w:ind w:firstLine="422"/>
              <w:rPr>
                <w:rFonts w:ascii="等线" w:hAnsi="等线"/>
                <w:b/>
              </w:rPr>
            </w:pPr>
            <w:r w:rsidRPr="00815FEE">
              <w:rPr>
                <w:rFonts w:ascii="等线" w:hAnsi="等线" w:hint="eastAsia"/>
                <w:b/>
              </w:rPr>
              <w:t>约束条件</w:t>
            </w:r>
          </w:p>
        </w:tc>
        <w:tc>
          <w:tcPr>
            <w:tcW w:w="7238" w:type="dxa"/>
            <w:shd w:val="clear" w:color="auto" w:fill="auto"/>
            <w:vAlign w:val="center"/>
          </w:tcPr>
          <w:p w14:paraId="316E04D9" w14:textId="77777777" w:rsidR="00573394" w:rsidRPr="00815FEE" w:rsidRDefault="00573394" w:rsidP="00573394">
            <w:pPr>
              <w:rPr>
                <w:rFonts w:ascii="等线" w:hAnsi="等线"/>
              </w:rPr>
            </w:pPr>
          </w:p>
        </w:tc>
      </w:tr>
      <w:tr w:rsidR="00573394" w:rsidRPr="00815FEE" w14:paraId="37B06C00" w14:textId="77777777" w:rsidTr="00573394">
        <w:trPr>
          <w:trHeight w:val="714"/>
        </w:trPr>
        <w:tc>
          <w:tcPr>
            <w:tcW w:w="1843" w:type="dxa"/>
            <w:shd w:val="pct10" w:color="auto" w:fill="auto"/>
            <w:vAlign w:val="center"/>
          </w:tcPr>
          <w:p w14:paraId="3B160038" w14:textId="77777777" w:rsidR="00573394" w:rsidRPr="00815FEE" w:rsidRDefault="00573394" w:rsidP="00573394">
            <w:pPr>
              <w:ind w:firstLine="422"/>
              <w:rPr>
                <w:rFonts w:ascii="等线" w:hAnsi="等线"/>
                <w:b/>
              </w:rPr>
            </w:pPr>
            <w:r w:rsidRPr="00815FEE">
              <w:rPr>
                <w:rFonts w:ascii="等线" w:hAnsi="等线" w:hint="eastAsia"/>
                <w:b/>
              </w:rPr>
              <w:t>备注</w:t>
            </w:r>
          </w:p>
        </w:tc>
        <w:tc>
          <w:tcPr>
            <w:tcW w:w="7238" w:type="dxa"/>
            <w:shd w:val="clear" w:color="auto" w:fill="auto"/>
            <w:vAlign w:val="center"/>
          </w:tcPr>
          <w:p w14:paraId="56132648" w14:textId="77777777" w:rsidR="00573394" w:rsidRPr="00815FEE" w:rsidRDefault="00573394" w:rsidP="00573394">
            <w:pPr>
              <w:rPr>
                <w:rFonts w:ascii="等线" w:hAnsi="等线"/>
              </w:rPr>
            </w:pPr>
          </w:p>
        </w:tc>
      </w:tr>
    </w:tbl>
    <w:p w14:paraId="062C1FA9" w14:textId="77777777" w:rsidR="00573394" w:rsidRDefault="00573394" w:rsidP="00573394">
      <w:pPr>
        <w:rPr>
          <w:lang w:val="x-none"/>
        </w:rPr>
      </w:pPr>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815FEE" w14:paraId="2A5BAB5D" w14:textId="77777777" w:rsidTr="00573394">
        <w:trPr>
          <w:trHeight w:val="379"/>
        </w:trPr>
        <w:tc>
          <w:tcPr>
            <w:tcW w:w="1843" w:type="dxa"/>
            <w:shd w:val="pct10" w:color="auto" w:fill="auto"/>
            <w:vAlign w:val="center"/>
          </w:tcPr>
          <w:p w14:paraId="65C739D5" w14:textId="77777777" w:rsidR="00573394" w:rsidRPr="00815FEE" w:rsidRDefault="00573394" w:rsidP="00573394">
            <w:pPr>
              <w:ind w:firstLine="422"/>
              <w:rPr>
                <w:rFonts w:ascii="等线" w:hAnsi="等线"/>
                <w:b/>
              </w:rPr>
            </w:pPr>
            <w:r w:rsidRPr="00815FEE">
              <w:rPr>
                <w:rFonts w:ascii="等线" w:hAnsi="等线" w:hint="eastAsia"/>
                <w:b/>
              </w:rPr>
              <w:t>需求名称</w:t>
            </w:r>
          </w:p>
        </w:tc>
        <w:tc>
          <w:tcPr>
            <w:tcW w:w="7238" w:type="dxa"/>
            <w:shd w:val="clear" w:color="auto" w:fill="auto"/>
            <w:vAlign w:val="center"/>
          </w:tcPr>
          <w:p w14:paraId="27029D5C" w14:textId="77777777" w:rsidR="00573394" w:rsidRPr="00815FEE" w:rsidRDefault="00573394" w:rsidP="00573394">
            <w:pPr>
              <w:rPr>
                <w:rFonts w:ascii="等线" w:hAnsi="等线"/>
              </w:rPr>
            </w:pPr>
            <w:r>
              <w:rPr>
                <w:rFonts w:hint="eastAsia"/>
              </w:rPr>
              <w:t>车辆捕捉</w:t>
            </w:r>
          </w:p>
        </w:tc>
      </w:tr>
      <w:tr w:rsidR="00573394" w:rsidRPr="00815FEE" w14:paraId="40312E7A" w14:textId="77777777" w:rsidTr="00573394">
        <w:trPr>
          <w:trHeight w:val="379"/>
        </w:trPr>
        <w:tc>
          <w:tcPr>
            <w:tcW w:w="1843" w:type="dxa"/>
            <w:shd w:val="pct10" w:color="auto" w:fill="auto"/>
            <w:vAlign w:val="center"/>
          </w:tcPr>
          <w:p w14:paraId="19C9D991" w14:textId="77777777" w:rsidR="00573394" w:rsidRPr="00815FEE" w:rsidRDefault="00573394" w:rsidP="00573394">
            <w:pPr>
              <w:ind w:firstLine="422"/>
              <w:rPr>
                <w:rFonts w:ascii="等线" w:hAnsi="等线"/>
                <w:b/>
              </w:rPr>
            </w:pPr>
            <w:r w:rsidRPr="00815FEE">
              <w:rPr>
                <w:rFonts w:ascii="等线" w:hAnsi="等线" w:hint="eastAsia"/>
                <w:b/>
              </w:rPr>
              <w:t>需求编号</w:t>
            </w:r>
          </w:p>
        </w:tc>
        <w:tc>
          <w:tcPr>
            <w:tcW w:w="7238" w:type="dxa"/>
            <w:shd w:val="clear" w:color="auto" w:fill="auto"/>
            <w:vAlign w:val="center"/>
          </w:tcPr>
          <w:p w14:paraId="6FAC4DCA" w14:textId="77777777" w:rsidR="00573394" w:rsidRPr="00815FEE" w:rsidRDefault="00573394" w:rsidP="00573394">
            <w:pPr>
              <w:rPr>
                <w:rFonts w:ascii="等线" w:hAnsi="等线"/>
              </w:rPr>
            </w:pPr>
            <w:r w:rsidRPr="00815FEE">
              <w:rPr>
                <w:rFonts w:ascii="等线" w:hint="eastAsia"/>
              </w:rPr>
              <w:t>V</w:t>
            </w:r>
            <w:r>
              <w:rPr>
                <w:rFonts w:ascii="等线" w:hint="eastAsia"/>
              </w:rPr>
              <w:t>D</w:t>
            </w:r>
            <w:r w:rsidRPr="00815FEE">
              <w:rPr>
                <w:rFonts w:ascii="等线" w:hint="eastAsia"/>
              </w:rPr>
              <w:t>S-</w:t>
            </w:r>
            <w:r>
              <w:rPr>
                <w:rFonts w:ascii="等线" w:hint="eastAsia"/>
              </w:rPr>
              <w:t>2</w:t>
            </w:r>
            <w:r w:rsidRPr="00815FEE">
              <w:rPr>
                <w:rFonts w:ascii="等线"/>
              </w:rPr>
              <w:t>.0-00</w:t>
            </w:r>
            <w:r w:rsidRPr="00815FEE">
              <w:rPr>
                <w:rFonts w:ascii="等线" w:hint="eastAsia"/>
              </w:rPr>
              <w:t>2</w:t>
            </w:r>
          </w:p>
        </w:tc>
      </w:tr>
      <w:tr w:rsidR="00573394" w:rsidRPr="00815FEE" w14:paraId="689348EF" w14:textId="77777777" w:rsidTr="00573394">
        <w:tc>
          <w:tcPr>
            <w:tcW w:w="1843" w:type="dxa"/>
            <w:shd w:val="pct10" w:color="auto" w:fill="auto"/>
            <w:vAlign w:val="center"/>
          </w:tcPr>
          <w:p w14:paraId="39D0CDF8" w14:textId="77777777" w:rsidR="00573394" w:rsidRPr="00815FEE" w:rsidRDefault="00573394" w:rsidP="00573394">
            <w:pPr>
              <w:ind w:firstLine="422"/>
              <w:rPr>
                <w:rFonts w:ascii="等线" w:hAnsi="等线"/>
                <w:b/>
              </w:rPr>
            </w:pPr>
            <w:r w:rsidRPr="00815FEE">
              <w:rPr>
                <w:rFonts w:ascii="等线" w:hAnsi="等线" w:hint="eastAsia"/>
                <w:b/>
              </w:rPr>
              <w:t>优先级</w:t>
            </w:r>
          </w:p>
        </w:tc>
        <w:tc>
          <w:tcPr>
            <w:tcW w:w="7238" w:type="dxa"/>
            <w:shd w:val="clear" w:color="auto" w:fill="auto"/>
            <w:vAlign w:val="center"/>
          </w:tcPr>
          <w:p w14:paraId="1A7A8028" w14:textId="77777777" w:rsidR="00573394" w:rsidRPr="00815FEE" w:rsidRDefault="00573394" w:rsidP="00573394">
            <w:pPr>
              <w:rPr>
                <w:rFonts w:ascii="等线" w:hAnsi="等线"/>
              </w:rPr>
            </w:pPr>
            <w:r w:rsidRPr="00815FEE">
              <w:rPr>
                <w:rFonts w:ascii="等线" w:hAnsi="等线" w:hint="eastAsia"/>
              </w:rPr>
              <w:t>3</w:t>
            </w:r>
          </w:p>
        </w:tc>
      </w:tr>
      <w:tr w:rsidR="00573394" w:rsidRPr="00815FEE" w14:paraId="3E391C1E" w14:textId="77777777" w:rsidTr="00573394">
        <w:trPr>
          <w:trHeight w:val="444"/>
        </w:trPr>
        <w:tc>
          <w:tcPr>
            <w:tcW w:w="1843" w:type="dxa"/>
            <w:shd w:val="pct10" w:color="auto" w:fill="auto"/>
            <w:vAlign w:val="center"/>
          </w:tcPr>
          <w:p w14:paraId="7561E0D2" w14:textId="77777777" w:rsidR="00573394" w:rsidRPr="00815FEE" w:rsidRDefault="00573394" w:rsidP="00573394">
            <w:pPr>
              <w:ind w:firstLine="422"/>
              <w:rPr>
                <w:rFonts w:ascii="等线" w:hAnsi="等线"/>
                <w:b/>
              </w:rPr>
            </w:pPr>
            <w:r w:rsidRPr="00815FEE">
              <w:rPr>
                <w:rFonts w:ascii="等线" w:hAnsi="等线" w:hint="eastAsia"/>
                <w:b/>
              </w:rPr>
              <w:lastRenderedPageBreak/>
              <w:t>功能描述</w:t>
            </w:r>
          </w:p>
        </w:tc>
        <w:tc>
          <w:tcPr>
            <w:tcW w:w="7238" w:type="dxa"/>
            <w:shd w:val="clear" w:color="auto" w:fill="auto"/>
            <w:vAlign w:val="center"/>
          </w:tcPr>
          <w:p w14:paraId="46FADCFD" w14:textId="77777777" w:rsidR="00573394" w:rsidRPr="00815FEE" w:rsidRDefault="00573394" w:rsidP="00573394">
            <w:pPr>
              <w:rPr>
                <w:rFonts w:ascii="等线" w:hAnsi="等线"/>
              </w:rPr>
            </w:pPr>
            <w:r w:rsidRPr="00815FEE">
              <w:rPr>
                <w:rFonts w:ascii="等线" w:hAnsi="等线" w:hint="eastAsia"/>
              </w:rPr>
              <w:t>可捕捉静止的和运动中的车辆</w:t>
            </w:r>
          </w:p>
          <w:p w14:paraId="20FCA3C3" w14:textId="77777777" w:rsidR="00573394" w:rsidRPr="00815FEE" w:rsidRDefault="00573394" w:rsidP="00573394">
            <w:pPr>
              <w:rPr>
                <w:rFonts w:ascii="等线" w:hAnsi="等线"/>
              </w:rPr>
            </w:pPr>
            <w:r w:rsidRPr="00815FEE">
              <w:rPr>
                <w:rFonts w:ascii="等线" w:hAnsi="等线" w:hint="eastAsia"/>
              </w:rPr>
              <w:t>可捕捉遮挡成都不超过一半的车辆</w:t>
            </w:r>
          </w:p>
          <w:p w14:paraId="17233F1E" w14:textId="77777777" w:rsidR="00573394" w:rsidRPr="00815FEE" w:rsidRDefault="00573394" w:rsidP="00573394">
            <w:pPr>
              <w:rPr>
                <w:rFonts w:ascii="等线" w:hAnsi="等线"/>
              </w:rPr>
            </w:pPr>
            <w:r w:rsidRPr="00815FEE">
              <w:rPr>
                <w:rFonts w:ascii="等线" w:hAnsi="等线" w:hint="eastAsia"/>
              </w:rPr>
              <w:t>可于阴天、夜晚、雨天、晴天等不同环境下工作</w:t>
            </w:r>
          </w:p>
        </w:tc>
      </w:tr>
      <w:tr w:rsidR="00573394" w:rsidRPr="00815FEE" w14:paraId="6CF1D8B9" w14:textId="77777777" w:rsidTr="00573394">
        <w:trPr>
          <w:trHeight w:val="421"/>
        </w:trPr>
        <w:tc>
          <w:tcPr>
            <w:tcW w:w="1843" w:type="dxa"/>
            <w:shd w:val="pct10" w:color="auto" w:fill="auto"/>
            <w:vAlign w:val="center"/>
          </w:tcPr>
          <w:p w14:paraId="2FF889E9" w14:textId="77777777" w:rsidR="00573394" w:rsidRPr="00815FEE" w:rsidRDefault="00573394" w:rsidP="00573394">
            <w:pPr>
              <w:ind w:firstLine="422"/>
              <w:rPr>
                <w:rFonts w:ascii="等线" w:hAnsi="等线"/>
                <w:b/>
              </w:rPr>
            </w:pPr>
            <w:r w:rsidRPr="00815FEE">
              <w:rPr>
                <w:rFonts w:ascii="等线" w:hAnsi="等线" w:hint="eastAsia"/>
                <w:b/>
              </w:rPr>
              <w:t>约束条件</w:t>
            </w:r>
          </w:p>
        </w:tc>
        <w:tc>
          <w:tcPr>
            <w:tcW w:w="7238" w:type="dxa"/>
            <w:shd w:val="clear" w:color="auto" w:fill="auto"/>
            <w:vAlign w:val="center"/>
          </w:tcPr>
          <w:p w14:paraId="6CCF6F68" w14:textId="77777777" w:rsidR="00573394" w:rsidRPr="00815FEE" w:rsidRDefault="00573394" w:rsidP="00573394">
            <w:pPr>
              <w:rPr>
                <w:rFonts w:ascii="等线" w:hAnsi="等线"/>
              </w:rPr>
            </w:pPr>
          </w:p>
        </w:tc>
      </w:tr>
      <w:tr w:rsidR="00573394" w:rsidRPr="00815FEE" w14:paraId="5D7F602C" w14:textId="77777777" w:rsidTr="00573394">
        <w:trPr>
          <w:trHeight w:val="714"/>
        </w:trPr>
        <w:tc>
          <w:tcPr>
            <w:tcW w:w="1843" w:type="dxa"/>
            <w:shd w:val="pct10" w:color="auto" w:fill="auto"/>
            <w:vAlign w:val="center"/>
          </w:tcPr>
          <w:p w14:paraId="1514196F" w14:textId="77777777" w:rsidR="00573394" w:rsidRPr="00815FEE" w:rsidRDefault="00573394" w:rsidP="00573394">
            <w:pPr>
              <w:ind w:firstLine="422"/>
              <w:rPr>
                <w:rFonts w:ascii="等线" w:hAnsi="等线"/>
                <w:b/>
              </w:rPr>
            </w:pPr>
            <w:r w:rsidRPr="00815FEE">
              <w:rPr>
                <w:rFonts w:ascii="等线" w:hAnsi="等线" w:hint="eastAsia"/>
                <w:b/>
              </w:rPr>
              <w:t>备注</w:t>
            </w:r>
          </w:p>
        </w:tc>
        <w:tc>
          <w:tcPr>
            <w:tcW w:w="7238" w:type="dxa"/>
            <w:shd w:val="clear" w:color="auto" w:fill="auto"/>
            <w:vAlign w:val="center"/>
          </w:tcPr>
          <w:p w14:paraId="3F208447" w14:textId="77777777" w:rsidR="00573394" w:rsidRPr="00815FEE" w:rsidRDefault="00573394" w:rsidP="00573394">
            <w:pPr>
              <w:rPr>
                <w:rFonts w:ascii="等线" w:hAnsi="等线"/>
              </w:rPr>
            </w:pPr>
          </w:p>
        </w:tc>
      </w:tr>
    </w:tbl>
    <w:p w14:paraId="7A9963A7" w14:textId="77777777" w:rsidR="00573394" w:rsidRDefault="00573394" w:rsidP="00573394">
      <w:pPr>
        <w:rPr>
          <w:lang w:val="x-none"/>
        </w:rPr>
      </w:pPr>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F22275" w14:paraId="68F43CFA" w14:textId="77777777" w:rsidTr="00573394">
        <w:trPr>
          <w:trHeight w:val="379"/>
        </w:trPr>
        <w:tc>
          <w:tcPr>
            <w:tcW w:w="1843" w:type="dxa"/>
            <w:shd w:val="pct10" w:color="auto" w:fill="auto"/>
            <w:vAlign w:val="center"/>
          </w:tcPr>
          <w:p w14:paraId="6990FE8B" w14:textId="77777777" w:rsidR="00573394" w:rsidRPr="00641008" w:rsidRDefault="00573394" w:rsidP="00573394">
            <w:pPr>
              <w:ind w:firstLine="422"/>
              <w:rPr>
                <w:rFonts w:ascii="等线" w:hAnsi="等线"/>
                <w:b/>
              </w:rPr>
            </w:pPr>
            <w:r w:rsidRPr="00641008">
              <w:rPr>
                <w:rFonts w:ascii="等线" w:hAnsi="等线" w:hint="eastAsia"/>
                <w:b/>
              </w:rPr>
              <w:t>需求名称</w:t>
            </w:r>
          </w:p>
        </w:tc>
        <w:tc>
          <w:tcPr>
            <w:tcW w:w="7238" w:type="dxa"/>
            <w:shd w:val="clear" w:color="auto" w:fill="auto"/>
            <w:vAlign w:val="center"/>
          </w:tcPr>
          <w:p w14:paraId="7A820484" w14:textId="77777777" w:rsidR="00573394" w:rsidRPr="00F22275" w:rsidRDefault="00573394" w:rsidP="00573394">
            <w:r>
              <w:rPr>
                <w:rFonts w:hint="eastAsia"/>
              </w:rPr>
              <w:t>图片数据规范加工处理</w:t>
            </w:r>
          </w:p>
        </w:tc>
      </w:tr>
      <w:tr w:rsidR="00573394" w:rsidRPr="00641008" w14:paraId="27BDEE8B" w14:textId="77777777" w:rsidTr="00573394">
        <w:trPr>
          <w:trHeight w:val="379"/>
        </w:trPr>
        <w:tc>
          <w:tcPr>
            <w:tcW w:w="1843" w:type="dxa"/>
            <w:shd w:val="pct10" w:color="auto" w:fill="auto"/>
            <w:vAlign w:val="center"/>
          </w:tcPr>
          <w:p w14:paraId="7CD43AED" w14:textId="77777777" w:rsidR="00573394" w:rsidRPr="00641008" w:rsidRDefault="00573394" w:rsidP="00573394">
            <w:pPr>
              <w:ind w:firstLine="422"/>
              <w:rPr>
                <w:rFonts w:ascii="等线" w:hAnsi="等线"/>
                <w:b/>
              </w:rPr>
            </w:pPr>
            <w:r w:rsidRPr="00641008">
              <w:rPr>
                <w:rFonts w:ascii="等线" w:hAnsi="等线" w:hint="eastAsia"/>
                <w:b/>
              </w:rPr>
              <w:t>需求编号</w:t>
            </w:r>
          </w:p>
        </w:tc>
        <w:tc>
          <w:tcPr>
            <w:tcW w:w="7238" w:type="dxa"/>
            <w:shd w:val="clear" w:color="auto" w:fill="auto"/>
            <w:vAlign w:val="center"/>
          </w:tcPr>
          <w:p w14:paraId="74E59CD1" w14:textId="77777777" w:rsidR="00573394" w:rsidRPr="00641008" w:rsidRDefault="00573394" w:rsidP="00573394">
            <w:pPr>
              <w:rPr>
                <w:rFonts w:ascii="等线" w:hAnsi="等线"/>
              </w:rPr>
            </w:pPr>
            <w:r w:rsidRPr="00641008">
              <w:rPr>
                <w:rFonts w:ascii="等线" w:hint="eastAsia"/>
              </w:rPr>
              <w:t>V</w:t>
            </w:r>
            <w:r>
              <w:rPr>
                <w:rFonts w:ascii="等线"/>
              </w:rPr>
              <w:t>D</w:t>
            </w:r>
            <w:r w:rsidRPr="00641008">
              <w:rPr>
                <w:rFonts w:ascii="等线" w:hint="eastAsia"/>
              </w:rPr>
              <w:t>S-1</w:t>
            </w:r>
            <w:r w:rsidRPr="00641008">
              <w:rPr>
                <w:rFonts w:ascii="等线"/>
              </w:rPr>
              <w:t>.0-00</w:t>
            </w:r>
            <w:r>
              <w:rPr>
                <w:rFonts w:ascii="等线"/>
              </w:rPr>
              <w:t>1</w:t>
            </w:r>
          </w:p>
        </w:tc>
      </w:tr>
      <w:tr w:rsidR="00573394" w:rsidRPr="00641008" w14:paraId="4CE539F6" w14:textId="77777777" w:rsidTr="00573394">
        <w:tc>
          <w:tcPr>
            <w:tcW w:w="1843" w:type="dxa"/>
            <w:shd w:val="pct10" w:color="auto" w:fill="auto"/>
            <w:vAlign w:val="center"/>
          </w:tcPr>
          <w:p w14:paraId="3C7524A3" w14:textId="77777777" w:rsidR="00573394" w:rsidRPr="00641008" w:rsidRDefault="00573394" w:rsidP="00573394">
            <w:pPr>
              <w:ind w:firstLine="422"/>
              <w:rPr>
                <w:rFonts w:ascii="等线" w:hAnsi="等线"/>
                <w:b/>
              </w:rPr>
            </w:pPr>
            <w:r w:rsidRPr="00641008">
              <w:rPr>
                <w:rFonts w:ascii="等线" w:hAnsi="等线" w:hint="eastAsia"/>
                <w:b/>
              </w:rPr>
              <w:t>优先级</w:t>
            </w:r>
          </w:p>
        </w:tc>
        <w:tc>
          <w:tcPr>
            <w:tcW w:w="7238" w:type="dxa"/>
            <w:shd w:val="clear" w:color="auto" w:fill="auto"/>
            <w:vAlign w:val="center"/>
          </w:tcPr>
          <w:p w14:paraId="750B4865" w14:textId="77777777" w:rsidR="00573394" w:rsidRPr="00641008" w:rsidRDefault="00573394" w:rsidP="00573394">
            <w:pPr>
              <w:rPr>
                <w:rFonts w:ascii="等线" w:hAnsi="等线"/>
              </w:rPr>
            </w:pPr>
            <w:r w:rsidRPr="00641008">
              <w:rPr>
                <w:rFonts w:ascii="等线" w:hAnsi="等线" w:hint="eastAsia"/>
              </w:rPr>
              <w:t>2</w:t>
            </w:r>
          </w:p>
        </w:tc>
      </w:tr>
      <w:tr w:rsidR="00573394" w:rsidRPr="00641008" w14:paraId="74D13623" w14:textId="77777777" w:rsidTr="00573394">
        <w:trPr>
          <w:trHeight w:val="444"/>
        </w:trPr>
        <w:tc>
          <w:tcPr>
            <w:tcW w:w="1843" w:type="dxa"/>
            <w:shd w:val="pct10" w:color="auto" w:fill="auto"/>
            <w:vAlign w:val="center"/>
          </w:tcPr>
          <w:p w14:paraId="10ED622B" w14:textId="77777777" w:rsidR="00573394" w:rsidRPr="00641008" w:rsidRDefault="00573394" w:rsidP="00573394">
            <w:pPr>
              <w:ind w:firstLine="422"/>
              <w:rPr>
                <w:rFonts w:ascii="等线" w:hAnsi="等线"/>
                <w:b/>
              </w:rPr>
            </w:pPr>
            <w:r w:rsidRPr="00641008">
              <w:rPr>
                <w:rFonts w:ascii="等线" w:hAnsi="等线" w:hint="eastAsia"/>
                <w:b/>
              </w:rPr>
              <w:t>功能描述</w:t>
            </w:r>
          </w:p>
        </w:tc>
        <w:tc>
          <w:tcPr>
            <w:tcW w:w="7238" w:type="dxa"/>
            <w:shd w:val="clear" w:color="auto" w:fill="auto"/>
            <w:vAlign w:val="center"/>
          </w:tcPr>
          <w:p w14:paraId="7DDBD041" w14:textId="77777777" w:rsidR="00573394" w:rsidRPr="00641008" w:rsidRDefault="00573394" w:rsidP="00573394">
            <w:pPr>
              <w:rPr>
                <w:rFonts w:ascii="等线" w:hAnsi="等线"/>
              </w:rPr>
            </w:pPr>
            <w:r w:rsidRPr="00641008">
              <w:rPr>
                <w:rFonts w:ascii="等线" w:hAnsi="等线" w:hint="eastAsia"/>
              </w:rPr>
              <w:t>对图片进行大小、格式统一处理，，方便后续使用</w:t>
            </w:r>
          </w:p>
        </w:tc>
      </w:tr>
      <w:tr w:rsidR="00573394" w:rsidRPr="00641008" w14:paraId="6E68525E" w14:textId="77777777" w:rsidTr="00573394">
        <w:trPr>
          <w:trHeight w:val="421"/>
        </w:trPr>
        <w:tc>
          <w:tcPr>
            <w:tcW w:w="1843" w:type="dxa"/>
            <w:shd w:val="pct10" w:color="auto" w:fill="auto"/>
            <w:vAlign w:val="center"/>
          </w:tcPr>
          <w:p w14:paraId="1916C58B" w14:textId="77777777" w:rsidR="00573394" w:rsidRPr="00641008" w:rsidRDefault="00573394" w:rsidP="00573394">
            <w:pPr>
              <w:ind w:firstLine="422"/>
              <w:rPr>
                <w:rFonts w:ascii="等线" w:hAnsi="等线"/>
                <w:b/>
              </w:rPr>
            </w:pPr>
            <w:r w:rsidRPr="00641008">
              <w:rPr>
                <w:rFonts w:ascii="等线" w:hAnsi="等线" w:hint="eastAsia"/>
                <w:b/>
              </w:rPr>
              <w:t>约束条件</w:t>
            </w:r>
          </w:p>
        </w:tc>
        <w:tc>
          <w:tcPr>
            <w:tcW w:w="7238" w:type="dxa"/>
            <w:shd w:val="clear" w:color="auto" w:fill="auto"/>
            <w:vAlign w:val="center"/>
          </w:tcPr>
          <w:p w14:paraId="19A51D78" w14:textId="77777777" w:rsidR="00573394" w:rsidRPr="00641008" w:rsidRDefault="00573394" w:rsidP="00573394">
            <w:pPr>
              <w:rPr>
                <w:rFonts w:ascii="等线" w:hAnsi="等线"/>
              </w:rPr>
            </w:pPr>
          </w:p>
        </w:tc>
      </w:tr>
      <w:tr w:rsidR="00573394" w:rsidRPr="00641008" w14:paraId="7E7F3AFD" w14:textId="77777777" w:rsidTr="00573394">
        <w:trPr>
          <w:trHeight w:val="714"/>
        </w:trPr>
        <w:tc>
          <w:tcPr>
            <w:tcW w:w="1843" w:type="dxa"/>
            <w:shd w:val="pct10" w:color="auto" w:fill="auto"/>
            <w:vAlign w:val="center"/>
          </w:tcPr>
          <w:p w14:paraId="332CCED2" w14:textId="77777777" w:rsidR="00573394" w:rsidRPr="00641008" w:rsidRDefault="00573394" w:rsidP="00573394">
            <w:pPr>
              <w:ind w:firstLine="422"/>
              <w:rPr>
                <w:rFonts w:ascii="等线" w:hAnsi="等线"/>
                <w:b/>
              </w:rPr>
            </w:pPr>
            <w:r w:rsidRPr="00641008">
              <w:rPr>
                <w:rFonts w:ascii="等线" w:hAnsi="等线" w:hint="eastAsia"/>
                <w:b/>
              </w:rPr>
              <w:t>备注</w:t>
            </w:r>
          </w:p>
        </w:tc>
        <w:tc>
          <w:tcPr>
            <w:tcW w:w="7238" w:type="dxa"/>
            <w:shd w:val="clear" w:color="auto" w:fill="auto"/>
            <w:vAlign w:val="center"/>
          </w:tcPr>
          <w:p w14:paraId="59070CB4" w14:textId="77777777" w:rsidR="00573394" w:rsidRPr="00641008" w:rsidRDefault="00573394" w:rsidP="00573394">
            <w:pPr>
              <w:rPr>
                <w:rFonts w:ascii="等线" w:hAnsi="等线"/>
              </w:rPr>
            </w:pPr>
          </w:p>
        </w:tc>
      </w:tr>
    </w:tbl>
    <w:p w14:paraId="720707CC" w14:textId="77777777" w:rsidR="00573394" w:rsidRDefault="00573394" w:rsidP="00573394">
      <w:pPr>
        <w:rPr>
          <w:lang w:val="x-none"/>
        </w:rPr>
      </w:pPr>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641008" w14:paraId="1DF7F990" w14:textId="77777777" w:rsidTr="00573394">
        <w:trPr>
          <w:trHeight w:val="379"/>
        </w:trPr>
        <w:tc>
          <w:tcPr>
            <w:tcW w:w="1843" w:type="dxa"/>
            <w:shd w:val="pct10" w:color="auto" w:fill="auto"/>
            <w:vAlign w:val="center"/>
          </w:tcPr>
          <w:p w14:paraId="12C3221C" w14:textId="77777777" w:rsidR="00573394" w:rsidRPr="00641008" w:rsidRDefault="00573394" w:rsidP="00573394">
            <w:pPr>
              <w:ind w:firstLine="422"/>
              <w:rPr>
                <w:rFonts w:ascii="等线" w:hAnsi="等线"/>
                <w:b/>
              </w:rPr>
            </w:pPr>
            <w:r w:rsidRPr="00641008">
              <w:rPr>
                <w:rFonts w:ascii="等线" w:hAnsi="等线" w:hint="eastAsia"/>
                <w:b/>
              </w:rPr>
              <w:t>需求名称</w:t>
            </w:r>
          </w:p>
        </w:tc>
        <w:tc>
          <w:tcPr>
            <w:tcW w:w="7238" w:type="dxa"/>
            <w:shd w:val="clear" w:color="auto" w:fill="auto"/>
            <w:vAlign w:val="center"/>
          </w:tcPr>
          <w:p w14:paraId="63004F88" w14:textId="77777777" w:rsidR="00573394" w:rsidRPr="00641008" w:rsidRDefault="00573394" w:rsidP="00573394">
            <w:pPr>
              <w:rPr>
                <w:rFonts w:ascii="等线" w:hAnsi="等线"/>
              </w:rPr>
            </w:pPr>
            <w:r>
              <w:rPr>
                <w:rFonts w:hint="eastAsia"/>
              </w:rPr>
              <w:t>训练模型</w:t>
            </w:r>
          </w:p>
        </w:tc>
      </w:tr>
      <w:tr w:rsidR="00573394" w:rsidRPr="00641008" w14:paraId="62166972" w14:textId="77777777" w:rsidTr="00573394">
        <w:trPr>
          <w:trHeight w:val="379"/>
        </w:trPr>
        <w:tc>
          <w:tcPr>
            <w:tcW w:w="1843" w:type="dxa"/>
            <w:shd w:val="pct10" w:color="auto" w:fill="auto"/>
            <w:vAlign w:val="center"/>
          </w:tcPr>
          <w:p w14:paraId="4D2DC508" w14:textId="77777777" w:rsidR="00573394" w:rsidRPr="00641008" w:rsidRDefault="00573394" w:rsidP="00573394">
            <w:pPr>
              <w:ind w:firstLine="422"/>
              <w:rPr>
                <w:rFonts w:ascii="等线" w:hAnsi="等线"/>
                <w:b/>
              </w:rPr>
            </w:pPr>
            <w:r w:rsidRPr="00641008">
              <w:rPr>
                <w:rFonts w:ascii="等线" w:hAnsi="等线" w:hint="eastAsia"/>
                <w:b/>
              </w:rPr>
              <w:t>需求编号</w:t>
            </w:r>
          </w:p>
        </w:tc>
        <w:tc>
          <w:tcPr>
            <w:tcW w:w="7238" w:type="dxa"/>
            <w:shd w:val="clear" w:color="auto" w:fill="auto"/>
            <w:vAlign w:val="center"/>
          </w:tcPr>
          <w:p w14:paraId="6FEC94D4" w14:textId="77777777" w:rsidR="00573394" w:rsidRPr="00641008" w:rsidRDefault="00573394" w:rsidP="00573394">
            <w:pPr>
              <w:rPr>
                <w:rFonts w:ascii="等线" w:hAnsi="等线"/>
              </w:rPr>
            </w:pPr>
            <w:r w:rsidRPr="00641008">
              <w:rPr>
                <w:rFonts w:ascii="等线" w:hint="eastAsia"/>
              </w:rPr>
              <w:t>V</w:t>
            </w:r>
            <w:r>
              <w:rPr>
                <w:rFonts w:ascii="等线"/>
              </w:rPr>
              <w:t>D</w:t>
            </w:r>
            <w:r w:rsidRPr="00641008">
              <w:rPr>
                <w:rFonts w:ascii="等线" w:hint="eastAsia"/>
              </w:rPr>
              <w:t>S-1</w:t>
            </w:r>
            <w:r w:rsidRPr="00641008">
              <w:rPr>
                <w:rFonts w:ascii="等线"/>
              </w:rPr>
              <w:t>.0-00</w:t>
            </w:r>
            <w:r>
              <w:rPr>
                <w:rFonts w:ascii="等线"/>
              </w:rPr>
              <w:t>2</w:t>
            </w:r>
          </w:p>
        </w:tc>
      </w:tr>
      <w:tr w:rsidR="00573394" w:rsidRPr="00641008" w14:paraId="0CDB3D9D" w14:textId="77777777" w:rsidTr="00573394">
        <w:tc>
          <w:tcPr>
            <w:tcW w:w="1843" w:type="dxa"/>
            <w:shd w:val="pct10" w:color="auto" w:fill="auto"/>
            <w:vAlign w:val="center"/>
          </w:tcPr>
          <w:p w14:paraId="10D831EE" w14:textId="77777777" w:rsidR="00573394" w:rsidRPr="00641008" w:rsidRDefault="00573394" w:rsidP="00573394">
            <w:pPr>
              <w:ind w:firstLine="422"/>
              <w:rPr>
                <w:rFonts w:ascii="等线" w:hAnsi="等线"/>
                <w:b/>
              </w:rPr>
            </w:pPr>
            <w:r w:rsidRPr="00641008">
              <w:rPr>
                <w:rFonts w:ascii="等线" w:hAnsi="等线" w:hint="eastAsia"/>
                <w:b/>
              </w:rPr>
              <w:t>优先级</w:t>
            </w:r>
          </w:p>
        </w:tc>
        <w:tc>
          <w:tcPr>
            <w:tcW w:w="7238" w:type="dxa"/>
            <w:shd w:val="clear" w:color="auto" w:fill="auto"/>
            <w:vAlign w:val="center"/>
          </w:tcPr>
          <w:p w14:paraId="51002012" w14:textId="77777777" w:rsidR="00573394" w:rsidRPr="00641008" w:rsidRDefault="00573394" w:rsidP="00573394">
            <w:pPr>
              <w:rPr>
                <w:rFonts w:ascii="等线" w:hAnsi="等线"/>
              </w:rPr>
            </w:pPr>
            <w:r w:rsidRPr="00641008">
              <w:rPr>
                <w:rFonts w:ascii="等线" w:hAnsi="等线" w:hint="eastAsia"/>
              </w:rPr>
              <w:t>1</w:t>
            </w:r>
          </w:p>
        </w:tc>
      </w:tr>
      <w:tr w:rsidR="00573394" w:rsidRPr="00641008" w14:paraId="67A3F021" w14:textId="77777777" w:rsidTr="00573394">
        <w:trPr>
          <w:trHeight w:val="444"/>
        </w:trPr>
        <w:tc>
          <w:tcPr>
            <w:tcW w:w="1843" w:type="dxa"/>
            <w:shd w:val="pct10" w:color="auto" w:fill="auto"/>
            <w:vAlign w:val="center"/>
          </w:tcPr>
          <w:p w14:paraId="51D7792A" w14:textId="77777777" w:rsidR="00573394" w:rsidRPr="00641008" w:rsidRDefault="00573394" w:rsidP="00573394">
            <w:pPr>
              <w:ind w:firstLine="422"/>
              <w:rPr>
                <w:rFonts w:ascii="等线" w:hAnsi="等线"/>
                <w:b/>
              </w:rPr>
            </w:pPr>
            <w:r w:rsidRPr="00641008">
              <w:rPr>
                <w:rFonts w:ascii="等线" w:hAnsi="等线" w:hint="eastAsia"/>
                <w:b/>
              </w:rPr>
              <w:t>功能描述</w:t>
            </w:r>
          </w:p>
        </w:tc>
        <w:tc>
          <w:tcPr>
            <w:tcW w:w="7238" w:type="dxa"/>
            <w:shd w:val="clear" w:color="auto" w:fill="auto"/>
            <w:vAlign w:val="center"/>
          </w:tcPr>
          <w:p w14:paraId="525024E3" w14:textId="77777777" w:rsidR="00573394" w:rsidRPr="00641008" w:rsidRDefault="00573394" w:rsidP="00573394">
            <w:pPr>
              <w:rPr>
                <w:rFonts w:ascii="等线" w:hAnsi="等线"/>
              </w:rPr>
            </w:pPr>
            <w:r w:rsidRPr="00641008">
              <w:rPr>
                <w:rFonts w:ascii="等线" w:hAnsi="等线" w:hint="eastAsia"/>
              </w:rPr>
              <w:t>使用图片进行训练，得到精度达标的型</w:t>
            </w:r>
          </w:p>
        </w:tc>
      </w:tr>
      <w:tr w:rsidR="00573394" w:rsidRPr="00641008" w14:paraId="7052D13E" w14:textId="77777777" w:rsidTr="00573394">
        <w:trPr>
          <w:trHeight w:val="421"/>
        </w:trPr>
        <w:tc>
          <w:tcPr>
            <w:tcW w:w="1843" w:type="dxa"/>
            <w:shd w:val="pct10" w:color="auto" w:fill="auto"/>
            <w:vAlign w:val="center"/>
          </w:tcPr>
          <w:p w14:paraId="17400FC3" w14:textId="77777777" w:rsidR="00573394" w:rsidRPr="00641008" w:rsidRDefault="00573394" w:rsidP="00573394">
            <w:pPr>
              <w:ind w:firstLine="422"/>
              <w:rPr>
                <w:rFonts w:ascii="等线" w:hAnsi="等线"/>
                <w:b/>
              </w:rPr>
            </w:pPr>
            <w:r w:rsidRPr="00641008">
              <w:rPr>
                <w:rFonts w:ascii="等线" w:hAnsi="等线" w:hint="eastAsia"/>
                <w:b/>
              </w:rPr>
              <w:t>约束条件</w:t>
            </w:r>
          </w:p>
        </w:tc>
        <w:tc>
          <w:tcPr>
            <w:tcW w:w="7238" w:type="dxa"/>
            <w:shd w:val="clear" w:color="auto" w:fill="auto"/>
            <w:vAlign w:val="center"/>
          </w:tcPr>
          <w:p w14:paraId="0FA9634A" w14:textId="77777777" w:rsidR="00573394" w:rsidRPr="00641008" w:rsidRDefault="00573394" w:rsidP="00573394">
            <w:pPr>
              <w:rPr>
                <w:rFonts w:ascii="等线" w:hAnsi="等线"/>
              </w:rPr>
            </w:pPr>
          </w:p>
        </w:tc>
      </w:tr>
      <w:tr w:rsidR="00573394" w:rsidRPr="00641008" w14:paraId="72EF5CD0" w14:textId="77777777" w:rsidTr="00573394">
        <w:trPr>
          <w:trHeight w:val="714"/>
        </w:trPr>
        <w:tc>
          <w:tcPr>
            <w:tcW w:w="1843" w:type="dxa"/>
            <w:shd w:val="pct10" w:color="auto" w:fill="auto"/>
            <w:vAlign w:val="center"/>
          </w:tcPr>
          <w:p w14:paraId="34321CAD" w14:textId="77777777" w:rsidR="00573394" w:rsidRPr="00641008" w:rsidRDefault="00573394" w:rsidP="00573394">
            <w:pPr>
              <w:ind w:firstLine="422"/>
              <w:rPr>
                <w:rFonts w:ascii="等线" w:hAnsi="等线"/>
                <w:b/>
              </w:rPr>
            </w:pPr>
            <w:r w:rsidRPr="00641008">
              <w:rPr>
                <w:rFonts w:ascii="等线" w:hAnsi="等线" w:hint="eastAsia"/>
                <w:b/>
              </w:rPr>
              <w:t>备注</w:t>
            </w:r>
          </w:p>
        </w:tc>
        <w:tc>
          <w:tcPr>
            <w:tcW w:w="7238" w:type="dxa"/>
            <w:shd w:val="clear" w:color="auto" w:fill="auto"/>
            <w:vAlign w:val="center"/>
          </w:tcPr>
          <w:p w14:paraId="0182FB15" w14:textId="7F7F9FC4" w:rsidR="00573394" w:rsidRPr="00641008" w:rsidRDefault="00573394" w:rsidP="00573394">
            <w:pPr>
              <w:rPr>
                <w:rFonts w:ascii="等线" w:hAnsi="等线"/>
              </w:rPr>
            </w:pPr>
            <w:r w:rsidRPr="00641008">
              <w:rPr>
                <w:rFonts w:ascii="等线" w:hAnsi="等线"/>
              </w:rPr>
              <w:t>多分类模型；</w:t>
            </w:r>
          </w:p>
          <w:p w14:paraId="18E70D21" w14:textId="77777777" w:rsidR="00573394" w:rsidRPr="00641008" w:rsidRDefault="00573394" w:rsidP="00573394">
            <w:pPr>
              <w:rPr>
                <w:rFonts w:ascii="等线" w:hAnsi="等线"/>
              </w:rPr>
            </w:pPr>
            <w:r w:rsidRPr="00641008">
              <w:rPr>
                <w:rFonts w:ascii="等线" w:hAnsi="等线"/>
              </w:rPr>
              <w:t>精度不小于</w:t>
            </w:r>
            <w:r w:rsidRPr="00641008">
              <w:rPr>
                <w:rFonts w:ascii="等线" w:hAnsi="等线"/>
              </w:rPr>
              <w:t>0.8</w:t>
            </w:r>
            <w:r>
              <w:rPr>
                <w:rFonts w:ascii="等线" w:hAnsi="等线" w:hint="eastAsia"/>
              </w:rPr>
              <w:t>0</w:t>
            </w:r>
            <w:r w:rsidRPr="00641008">
              <w:rPr>
                <w:rFonts w:ascii="等线" w:hAnsi="等线"/>
              </w:rPr>
              <w:t>。</w:t>
            </w:r>
          </w:p>
        </w:tc>
      </w:tr>
    </w:tbl>
    <w:p w14:paraId="63C89B3F" w14:textId="77777777" w:rsidR="00573394" w:rsidRDefault="00573394" w:rsidP="00573394"/>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641008" w14:paraId="56B518CD" w14:textId="77777777" w:rsidTr="00573394">
        <w:trPr>
          <w:trHeight w:val="379"/>
        </w:trPr>
        <w:tc>
          <w:tcPr>
            <w:tcW w:w="1843" w:type="dxa"/>
            <w:shd w:val="pct10" w:color="auto" w:fill="auto"/>
            <w:vAlign w:val="center"/>
          </w:tcPr>
          <w:p w14:paraId="21F8B5E7" w14:textId="77777777" w:rsidR="00573394" w:rsidRPr="00641008" w:rsidRDefault="00573394" w:rsidP="00573394">
            <w:pPr>
              <w:ind w:firstLine="422"/>
              <w:rPr>
                <w:rFonts w:ascii="等线" w:hAnsi="等线"/>
                <w:b/>
              </w:rPr>
            </w:pPr>
            <w:r w:rsidRPr="00641008">
              <w:rPr>
                <w:rFonts w:ascii="等线" w:hAnsi="等线" w:hint="eastAsia"/>
                <w:b/>
              </w:rPr>
              <w:t>需求名称</w:t>
            </w:r>
          </w:p>
        </w:tc>
        <w:tc>
          <w:tcPr>
            <w:tcW w:w="7238" w:type="dxa"/>
            <w:shd w:val="clear" w:color="auto" w:fill="auto"/>
            <w:vAlign w:val="center"/>
          </w:tcPr>
          <w:p w14:paraId="5D67159D" w14:textId="77777777" w:rsidR="00573394" w:rsidRPr="00641008" w:rsidRDefault="00573394" w:rsidP="00573394">
            <w:pPr>
              <w:rPr>
                <w:rFonts w:ascii="等线" w:hAnsi="等线"/>
              </w:rPr>
            </w:pPr>
            <w:r w:rsidRPr="00641008">
              <w:rPr>
                <w:rFonts w:ascii="等线" w:hAnsi="等线"/>
              </w:rPr>
              <w:t>预测模块</w:t>
            </w:r>
          </w:p>
        </w:tc>
      </w:tr>
      <w:tr w:rsidR="00573394" w:rsidRPr="00641008" w14:paraId="6E052318" w14:textId="77777777" w:rsidTr="00573394">
        <w:trPr>
          <w:trHeight w:val="379"/>
        </w:trPr>
        <w:tc>
          <w:tcPr>
            <w:tcW w:w="1843" w:type="dxa"/>
            <w:shd w:val="pct10" w:color="auto" w:fill="auto"/>
            <w:vAlign w:val="center"/>
          </w:tcPr>
          <w:p w14:paraId="7C855878" w14:textId="77777777" w:rsidR="00573394" w:rsidRPr="00641008" w:rsidRDefault="00573394" w:rsidP="00573394">
            <w:pPr>
              <w:ind w:firstLine="422"/>
              <w:rPr>
                <w:rFonts w:ascii="等线" w:hAnsi="等线"/>
                <w:b/>
              </w:rPr>
            </w:pPr>
            <w:r w:rsidRPr="00641008">
              <w:rPr>
                <w:rFonts w:ascii="等线" w:hAnsi="等线" w:hint="eastAsia"/>
                <w:b/>
              </w:rPr>
              <w:t>需求编号</w:t>
            </w:r>
          </w:p>
        </w:tc>
        <w:tc>
          <w:tcPr>
            <w:tcW w:w="7238" w:type="dxa"/>
            <w:shd w:val="clear" w:color="auto" w:fill="auto"/>
            <w:vAlign w:val="center"/>
          </w:tcPr>
          <w:p w14:paraId="229FF84B" w14:textId="77777777" w:rsidR="00573394" w:rsidRPr="00641008" w:rsidRDefault="00573394" w:rsidP="00573394">
            <w:pPr>
              <w:rPr>
                <w:rFonts w:ascii="等线" w:hAnsi="等线"/>
              </w:rPr>
            </w:pPr>
            <w:r w:rsidRPr="00641008">
              <w:rPr>
                <w:rFonts w:ascii="等线" w:hint="eastAsia"/>
              </w:rPr>
              <w:t>V</w:t>
            </w:r>
            <w:r>
              <w:rPr>
                <w:rFonts w:ascii="等线"/>
              </w:rPr>
              <w:t>D</w:t>
            </w:r>
            <w:r w:rsidRPr="00641008">
              <w:rPr>
                <w:rFonts w:ascii="等线" w:hint="eastAsia"/>
              </w:rPr>
              <w:t>S-1</w:t>
            </w:r>
            <w:r w:rsidRPr="00641008">
              <w:rPr>
                <w:rFonts w:ascii="等线"/>
              </w:rPr>
              <w:t>.0-00</w:t>
            </w:r>
            <w:r>
              <w:rPr>
                <w:rFonts w:ascii="等线"/>
              </w:rPr>
              <w:t>3</w:t>
            </w:r>
          </w:p>
        </w:tc>
      </w:tr>
      <w:tr w:rsidR="00573394" w:rsidRPr="00641008" w14:paraId="5085F654" w14:textId="77777777" w:rsidTr="00573394">
        <w:tc>
          <w:tcPr>
            <w:tcW w:w="1843" w:type="dxa"/>
            <w:shd w:val="pct10" w:color="auto" w:fill="auto"/>
            <w:vAlign w:val="center"/>
          </w:tcPr>
          <w:p w14:paraId="5620455B" w14:textId="77777777" w:rsidR="00573394" w:rsidRPr="00641008" w:rsidRDefault="00573394" w:rsidP="00573394">
            <w:pPr>
              <w:ind w:firstLine="422"/>
              <w:rPr>
                <w:rFonts w:ascii="等线" w:hAnsi="等线"/>
                <w:b/>
              </w:rPr>
            </w:pPr>
            <w:r w:rsidRPr="00641008">
              <w:rPr>
                <w:rFonts w:ascii="等线" w:hAnsi="等线" w:hint="eastAsia"/>
                <w:b/>
              </w:rPr>
              <w:t>优先级</w:t>
            </w:r>
          </w:p>
        </w:tc>
        <w:tc>
          <w:tcPr>
            <w:tcW w:w="7238" w:type="dxa"/>
            <w:shd w:val="clear" w:color="auto" w:fill="auto"/>
            <w:vAlign w:val="center"/>
          </w:tcPr>
          <w:p w14:paraId="2F1194CB" w14:textId="77777777" w:rsidR="00573394" w:rsidRPr="00641008" w:rsidRDefault="00573394" w:rsidP="00573394">
            <w:pPr>
              <w:rPr>
                <w:rFonts w:ascii="等线" w:hAnsi="等线"/>
              </w:rPr>
            </w:pPr>
            <w:r w:rsidRPr="00641008">
              <w:rPr>
                <w:rFonts w:ascii="等线" w:hAnsi="等线" w:hint="eastAsia"/>
              </w:rPr>
              <w:t>1</w:t>
            </w:r>
          </w:p>
        </w:tc>
      </w:tr>
      <w:tr w:rsidR="00573394" w:rsidRPr="00641008" w14:paraId="3F4E176B" w14:textId="77777777" w:rsidTr="00573394">
        <w:trPr>
          <w:trHeight w:val="444"/>
        </w:trPr>
        <w:tc>
          <w:tcPr>
            <w:tcW w:w="1843" w:type="dxa"/>
            <w:shd w:val="pct10" w:color="auto" w:fill="auto"/>
            <w:vAlign w:val="center"/>
          </w:tcPr>
          <w:p w14:paraId="3E47D267" w14:textId="77777777" w:rsidR="00573394" w:rsidRPr="00641008" w:rsidRDefault="00573394" w:rsidP="00573394">
            <w:pPr>
              <w:ind w:firstLine="422"/>
              <w:rPr>
                <w:rFonts w:ascii="等线" w:hAnsi="等线"/>
                <w:b/>
              </w:rPr>
            </w:pPr>
            <w:r w:rsidRPr="00641008">
              <w:rPr>
                <w:rFonts w:ascii="等线" w:hAnsi="等线" w:hint="eastAsia"/>
                <w:b/>
              </w:rPr>
              <w:t>功能描述</w:t>
            </w:r>
          </w:p>
        </w:tc>
        <w:tc>
          <w:tcPr>
            <w:tcW w:w="7238" w:type="dxa"/>
            <w:shd w:val="clear" w:color="auto" w:fill="auto"/>
            <w:vAlign w:val="center"/>
          </w:tcPr>
          <w:p w14:paraId="645F83BF" w14:textId="77777777" w:rsidR="00573394" w:rsidRPr="00641008" w:rsidRDefault="00573394" w:rsidP="00573394">
            <w:pPr>
              <w:rPr>
                <w:rFonts w:ascii="等线" w:hAnsi="等线"/>
              </w:rPr>
            </w:pPr>
            <w:r w:rsidRPr="00641008">
              <w:rPr>
                <w:rFonts w:ascii="等线" w:hAnsi="等线" w:hint="eastAsia"/>
              </w:rPr>
              <w:t>将处理好的图片传入该模块、得到汽车的车型信息</w:t>
            </w:r>
          </w:p>
        </w:tc>
      </w:tr>
      <w:tr w:rsidR="00573394" w:rsidRPr="00641008" w14:paraId="63CCF032" w14:textId="77777777" w:rsidTr="00573394">
        <w:trPr>
          <w:trHeight w:val="421"/>
        </w:trPr>
        <w:tc>
          <w:tcPr>
            <w:tcW w:w="1843" w:type="dxa"/>
            <w:shd w:val="pct10" w:color="auto" w:fill="auto"/>
            <w:vAlign w:val="center"/>
          </w:tcPr>
          <w:p w14:paraId="31E54654" w14:textId="77777777" w:rsidR="00573394" w:rsidRPr="00641008" w:rsidRDefault="00573394" w:rsidP="00573394">
            <w:pPr>
              <w:ind w:firstLine="422"/>
              <w:rPr>
                <w:rFonts w:ascii="等线" w:hAnsi="等线"/>
                <w:b/>
              </w:rPr>
            </w:pPr>
            <w:r w:rsidRPr="00641008">
              <w:rPr>
                <w:rFonts w:ascii="等线" w:hAnsi="等线" w:hint="eastAsia"/>
                <w:b/>
              </w:rPr>
              <w:t>约束条件</w:t>
            </w:r>
          </w:p>
        </w:tc>
        <w:tc>
          <w:tcPr>
            <w:tcW w:w="7238" w:type="dxa"/>
            <w:shd w:val="clear" w:color="auto" w:fill="auto"/>
            <w:vAlign w:val="center"/>
          </w:tcPr>
          <w:p w14:paraId="43C7D1EB" w14:textId="77777777" w:rsidR="00573394" w:rsidRPr="00641008" w:rsidRDefault="00573394" w:rsidP="00573394">
            <w:pPr>
              <w:rPr>
                <w:rFonts w:ascii="等线" w:hAnsi="等线"/>
              </w:rPr>
            </w:pPr>
          </w:p>
        </w:tc>
      </w:tr>
      <w:tr w:rsidR="00573394" w:rsidRPr="00641008" w14:paraId="158BCCBE" w14:textId="77777777" w:rsidTr="00573394">
        <w:trPr>
          <w:trHeight w:val="714"/>
        </w:trPr>
        <w:tc>
          <w:tcPr>
            <w:tcW w:w="1843" w:type="dxa"/>
            <w:shd w:val="pct10" w:color="auto" w:fill="auto"/>
            <w:vAlign w:val="center"/>
          </w:tcPr>
          <w:p w14:paraId="4827A779" w14:textId="77777777" w:rsidR="00573394" w:rsidRPr="00641008" w:rsidRDefault="00573394" w:rsidP="00573394">
            <w:pPr>
              <w:ind w:firstLine="422"/>
              <w:rPr>
                <w:rFonts w:ascii="等线" w:hAnsi="等线"/>
                <w:b/>
              </w:rPr>
            </w:pPr>
            <w:r w:rsidRPr="00641008">
              <w:rPr>
                <w:rFonts w:ascii="等线" w:hAnsi="等线" w:hint="eastAsia"/>
                <w:b/>
              </w:rPr>
              <w:t>备注</w:t>
            </w:r>
          </w:p>
        </w:tc>
        <w:tc>
          <w:tcPr>
            <w:tcW w:w="7238" w:type="dxa"/>
            <w:shd w:val="clear" w:color="auto" w:fill="auto"/>
            <w:vAlign w:val="center"/>
          </w:tcPr>
          <w:p w14:paraId="3450A9B8" w14:textId="77777777" w:rsidR="00573394" w:rsidRPr="00641008" w:rsidRDefault="00573394" w:rsidP="00573394">
            <w:pPr>
              <w:rPr>
                <w:rFonts w:ascii="等线" w:hAnsi="等线"/>
              </w:rPr>
            </w:pPr>
            <w:r w:rsidRPr="00641008">
              <w:rPr>
                <w:rFonts w:ascii="等线" w:hAnsi="等线"/>
              </w:rPr>
              <w:t>信息实时显示在摄像头影像中</w:t>
            </w:r>
          </w:p>
        </w:tc>
      </w:tr>
    </w:tbl>
    <w:p w14:paraId="2F3A40C8" w14:textId="77777777" w:rsidR="00573394" w:rsidRDefault="00573394" w:rsidP="00573394"/>
    <w:p w14:paraId="68D4157E" w14:textId="77777777" w:rsidR="00573394" w:rsidRPr="00573394" w:rsidRDefault="00573394" w:rsidP="00573394">
      <w:pPr>
        <w:pStyle w:val="3"/>
        <w:spacing w:before="156" w:after="156"/>
        <w:ind w:left="210"/>
      </w:pPr>
      <w:bookmarkStart w:id="58" w:name="_Toc39414429"/>
      <w:bookmarkStart w:id="59" w:name="_Toc40809136"/>
      <w:r w:rsidRPr="00573394">
        <w:rPr>
          <w:rFonts w:hint="eastAsia"/>
        </w:rPr>
        <w:t xml:space="preserve">3.2.1 </w:t>
      </w:r>
      <w:r w:rsidRPr="00573394">
        <w:rPr>
          <w:rFonts w:hint="eastAsia"/>
        </w:rPr>
        <w:t>性能需求</w:t>
      </w:r>
      <w:bookmarkEnd w:id="58"/>
      <w:bookmarkEnd w:id="59"/>
    </w:p>
    <w:tbl>
      <w:tblPr>
        <w:tblW w:w="9081"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43"/>
        <w:gridCol w:w="7238"/>
      </w:tblGrid>
      <w:tr w:rsidR="00573394" w:rsidRPr="00641008" w14:paraId="475E5831" w14:textId="77777777" w:rsidTr="00573394">
        <w:trPr>
          <w:trHeight w:val="379"/>
        </w:trPr>
        <w:tc>
          <w:tcPr>
            <w:tcW w:w="1843" w:type="dxa"/>
            <w:shd w:val="pct10" w:color="auto" w:fill="auto"/>
            <w:vAlign w:val="center"/>
          </w:tcPr>
          <w:p w14:paraId="2B495EA3" w14:textId="77777777" w:rsidR="00573394" w:rsidRPr="00641008" w:rsidRDefault="00573394" w:rsidP="00573394">
            <w:pPr>
              <w:ind w:firstLine="422"/>
              <w:rPr>
                <w:rFonts w:ascii="等线" w:hAnsi="等线"/>
                <w:b/>
              </w:rPr>
            </w:pPr>
            <w:r w:rsidRPr="00641008">
              <w:rPr>
                <w:rFonts w:ascii="等线" w:hAnsi="等线" w:hint="eastAsia"/>
                <w:b/>
              </w:rPr>
              <w:t>需求名称</w:t>
            </w:r>
          </w:p>
        </w:tc>
        <w:tc>
          <w:tcPr>
            <w:tcW w:w="7238" w:type="dxa"/>
            <w:shd w:val="clear" w:color="auto" w:fill="auto"/>
            <w:vAlign w:val="center"/>
          </w:tcPr>
          <w:p w14:paraId="38C06137" w14:textId="77777777" w:rsidR="00573394" w:rsidRPr="00641008" w:rsidRDefault="00573394" w:rsidP="00573394">
            <w:pPr>
              <w:rPr>
                <w:rFonts w:ascii="等线" w:hAnsi="等线"/>
              </w:rPr>
            </w:pPr>
            <w:r w:rsidRPr="00641008">
              <w:rPr>
                <w:rFonts w:ascii="等线" w:hAnsi="等线" w:hint="eastAsia"/>
              </w:rPr>
              <w:t>性能要求</w:t>
            </w:r>
          </w:p>
        </w:tc>
      </w:tr>
      <w:tr w:rsidR="00573394" w14:paraId="42C90CD4" w14:textId="77777777" w:rsidTr="00573394">
        <w:trPr>
          <w:trHeight w:val="379"/>
        </w:trPr>
        <w:tc>
          <w:tcPr>
            <w:tcW w:w="1843" w:type="dxa"/>
            <w:shd w:val="pct10" w:color="auto" w:fill="auto"/>
            <w:vAlign w:val="center"/>
          </w:tcPr>
          <w:p w14:paraId="096A2825" w14:textId="77777777" w:rsidR="00573394" w:rsidRPr="00641008" w:rsidRDefault="00573394" w:rsidP="00573394">
            <w:pPr>
              <w:ind w:firstLine="422"/>
              <w:rPr>
                <w:rFonts w:ascii="等线" w:hAnsi="等线"/>
                <w:b/>
              </w:rPr>
            </w:pPr>
            <w:r w:rsidRPr="00641008">
              <w:rPr>
                <w:rFonts w:ascii="等线" w:hAnsi="等线" w:hint="eastAsia"/>
                <w:b/>
              </w:rPr>
              <w:t>需求编号</w:t>
            </w:r>
          </w:p>
        </w:tc>
        <w:tc>
          <w:tcPr>
            <w:tcW w:w="7238" w:type="dxa"/>
            <w:shd w:val="clear" w:color="auto" w:fill="auto"/>
            <w:vAlign w:val="center"/>
          </w:tcPr>
          <w:p w14:paraId="4892CCD6" w14:textId="77777777" w:rsidR="00573394" w:rsidRDefault="00573394" w:rsidP="00573394">
            <w:r>
              <w:rPr>
                <w:rFonts w:hint="eastAsia"/>
              </w:rPr>
              <w:t>V</w:t>
            </w:r>
            <w:r>
              <w:t>D</w:t>
            </w:r>
            <w:r>
              <w:rPr>
                <w:rFonts w:hint="eastAsia"/>
              </w:rPr>
              <w:t>S-1</w:t>
            </w:r>
            <w:r>
              <w:t>.0</w:t>
            </w:r>
            <w:r>
              <w:rPr>
                <w:rFonts w:hint="eastAsia"/>
              </w:rPr>
              <w:t>-PR-001</w:t>
            </w:r>
          </w:p>
        </w:tc>
      </w:tr>
      <w:tr w:rsidR="00573394" w:rsidRPr="00641008" w14:paraId="54B3B7B4" w14:textId="77777777" w:rsidTr="00573394">
        <w:tc>
          <w:tcPr>
            <w:tcW w:w="1843" w:type="dxa"/>
            <w:shd w:val="pct10" w:color="auto" w:fill="auto"/>
            <w:vAlign w:val="center"/>
          </w:tcPr>
          <w:p w14:paraId="35FDE7C0" w14:textId="77777777" w:rsidR="00573394" w:rsidRPr="00641008" w:rsidRDefault="00573394" w:rsidP="00573394">
            <w:pPr>
              <w:ind w:firstLine="422"/>
              <w:rPr>
                <w:rFonts w:ascii="等线" w:hAnsi="等线"/>
                <w:b/>
              </w:rPr>
            </w:pPr>
            <w:r w:rsidRPr="00641008">
              <w:rPr>
                <w:rFonts w:ascii="等线" w:hAnsi="等线" w:hint="eastAsia"/>
                <w:b/>
              </w:rPr>
              <w:lastRenderedPageBreak/>
              <w:t>优先级</w:t>
            </w:r>
          </w:p>
        </w:tc>
        <w:tc>
          <w:tcPr>
            <w:tcW w:w="7238" w:type="dxa"/>
            <w:shd w:val="clear" w:color="auto" w:fill="auto"/>
            <w:vAlign w:val="center"/>
          </w:tcPr>
          <w:p w14:paraId="68B07635" w14:textId="77777777" w:rsidR="00573394" w:rsidRPr="00641008" w:rsidRDefault="00573394" w:rsidP="00573394">
            <w:pPr>
              <w:rPr>
                <w:rFonts w:ascii="等线" w:hAnsi="等线"/>
              </w:rPr>
            </w:pPr>
            <w:r w:rsidRPr="00641008">
              <w:rPr>
                <w:rFonts w:ascii="等线" w:hAnsi="等线" w:hint="eastAsia"/>
              </w:rPr>
              <w:t>1</w:t>
            </w:r>
          </w:p>
        </w:tc>
      </w:tr>
      <w:tr w:rsidR="00573394" w:rsidRPr="00641008" w14:paraId="5BB3609B" w14:textId="77777777" w:rsidTr="00573394">
        <w:trPr>
          <w:trHeight w:val="444"/>
        </w:trPr>
        <w:tc>
          <w:tcPr>
            <w:tcW w:w="1843" w:type="dxa"/>
            <w:shd w:val="pct10" w:color="auto" w:fill="auto"/>
            <w:vAlign w:val="center"/>
          </w:tcPr>
          <w:p w14:paraId="0D9B562D" w14:textId="77777777" w:rsidR="00573394" w:rsidRPr="00641008" w:rsidRDefault="00573394" w:rsidP="00573394">
            <w:pPr>
              <w:ind w:firstLine="422"/>
              <w:rPr>
                <w:rFonts w:ascii="等线" w:hAnsi="等线"/>
                <w:b/>
              </w:rPr>
            </w:pPr>
            <w:r w:rsidRPr="00641008">
              <w:rPr>
                <w:rFonts w:ascii="等线" w:hAnsi="等线" w:hint="eastAsia"/>
                <w:b/>
              </w:rPr>
              <w:t>需求描述</w:t>
            </w:r>
          </w:p>
        </w:tc>
        <w:tc>
          <w:tcPr>
            <w:tcW w:w="7238" w:type="dxa"/>
            <w:shd w:val="clear" w:color="auto" w:fill="auto"/>
            <w:vAlign w:val="center"/>
          </w:tcPr>
          <w:p w14:paraId="1B45B166" w14:textId="77777777" w:rsidR="00573394" w:rsidRPr="00641008" w:rsidRDefault="00573394" w:rsidP="00573394">
            <w:pPr>
              <w:rPr>
                <w:rFonts w:ascii="等线" w:hAnsi="等线"/>
              </w:rPr>
            </w:pPr>
            <w:r w:rsidRPr="00641008">
              <w:rPr>
                <w:rFonts w:ascii="等线" w:hAnsi="等线" w:hint="eastAsia"/>
              </w:rPr>
              <w:t>为保证实时性要求，预测结果应在</w:t>
            </w:r>
            <w:r>
              <w:rPr>
                <w:rFonts w:ascii="等线" w:hAnsi="等线" w:hint="eastAsia"/>
              </w:rPr>
              <w:t>0.5</w:t>
            </w:r>
            <w:r w:rsidRPr="00641008">
              <w:rPr>
                <w:rFonts w:ascii="等线" w:hAnsi="等线" w:hint="eastAsia"/>
              </w:rPr>
              <w:t>秒钟之内得出</w:t>
            </w:r>
          </w:p>
        </w:tc>
      </w:tr>
      <w:tr w:rsidR="00573394" w:rsidRPr="00641008" w14:paraId="250869B6" w14:textId="77777777" w:rsidTr="00573394">
        <w:trPr>
          <w:trHeight w:val="421"/>
        </w:trPr>
        <w:tc>
          <w:tcPr>
            <w:tcW w:w="1843" w:type="dxa"/>
            <w:shd w:val="pct10" w:color="auto" w:fill="auto"/>
            <w:vAlign w:val="center"/>
          </w:tcPr>
          <w:p w14:paraId="0B8E1040" w14:textId="77777777" w:rsidR="00573394" w:rsidRPr="00641008" w:rsidRDefault="00573394" w:rsidP="00573394">
            <w:pPr>
              <w:ind w:firstLine="422"/>
              <w:rPr>
                <w:rFonts w:ascii="等线" w:hAnsi="等线"/>
                <w:b/>
              </w:rPr>
            </w:pPr>
            <w:r w:rsidRPr="00641008">
              <w:rPr>
                <w:rFonts w:ascii="等线" w:hAnsi="等线" w:hint="eastAsia"/>
                <w:b/>
              </w:rPr>
              <w:t>约束条件</w:t>
            </w:r>
          </w:p>
        </w:tc>
        <w:tc>
          <w:tcPr>
            <w:tcW w:w="7238" w:type="dxa"/>
            <w:shd w:val="clear" w:color="auto" w:fill="auto"/>
            <w:vAlign w:val="center"/>
          </w:tcPr>
          <w:p w14:paraId="641216FA" w14:textId="77777777" w:rsidR="00573394" w:rsidRPr="00641008" w:rsidRDefault="00573394" w:rsidP="00573394">
            <w:pPr>
              <w:rPr>
                <w:rFonts w:ascii="等线" w:hAnsi="等线"/>
                <w:color w:val="0000FF"/>
              </w:rPr>
            </w:pPr>
          </w:p>
        </w:tc>
      </w:tr>
      <w:tr w:rsidR="00573394" w:rsidRPr="00641008" w14:paraId="74B2E619" w14:textId="77777777" w:rsidTr="00573394">
        <w:trPr>
          <w:trHeight w:val="714"/>
        </w:trPr>
        <w:tc>
          <w:tcPr>
            <w:tcW w:w="1843" w:type="dxa"/>
            <w:shd w:val="pct10" w:color="auto" w:fill="auto"/>
            <w:vAlign w:val="center"/>
          </w:tcPr>
          <w:p w14:paraId="4ECC2C61" w14:textId="77777777" w:rsidR="00573394" w:rsidRPr="00641008" w:rsidRDefault="00573394" w:rsidP="00573394">
            <w:pPr>
              <w:ind w:firstLine="422"/>
              <w:rPr>
                <w:rFonts w:ascii="等线" w:hAnsi="等线"/>
                <w:b/>
              </w:rPr>
            </w:pPr>
            <w:r w:rsidRPr="00641008">
              <w:rPr>
                <w:rFonts w:ascii="等线" w:hAnsi="等线" w:hint="eastAsia"/>
                <w:b/>
              </w:rPr>
              <w:t>备注</w:t>
            </w:r>
          </w:p>
        </w:tc>
        <w:tc>
          <w:tcPr>
            <w:tcW w:w="7238" w:type="dxa"/>
            <w:shd w:val="clear" w:color="auto" w:fill="auto"/>
            <w:vAlign w:val="center"/>
          </w:tcPr>
          <w:p w14:paraId="09CF6719" w14:textId="77777777" w:rsidR="00573394" w:rsidRPr="00641008" w:rsidRDefault="00573394" w:rsidP="00573394">
            <w:pPr>
              <w:rPr>
                <w:rFonts w:ascii="等线" w:hAnsi="等线"/>
              </w:rPr>
            </w:pPr>
          </w:p>
        </w:tc>
      </w:tr>
    </w:tbl>
    <w:p w14:paraId="0E3239E2" w14:textId="77777777" w:rsidR="00573394" w:rsidRPr="00641008" w:rsidRDefault="00573394" w:rsidP="00573394"/>
    <w:p w14:paraId="37E33CB0" w14:textId="77777777" w:rsidR="00573394" w:rsidRPr="00573394" w:rsidRDefault="00573394" w:rsidP="00573394">
      <w:pPr>
        <w:pStyle w:val="2"/>
        <w:spacing w:before="156" w:after="156"/>
        <w:ind w:left="105"/>
      </w:pPr>
      <w:bookmarkStart w:id="60" w:name="_Toc390431641"/>
      <w:bookmarkStart w:id="61" w:name="_Toc39414430"/>
      <w:bookmarkStart w:id="62" w:name="_Toc40809137"/>
      <w:r w:rsidRPr="00573394">
        <w:rPr>
          <w:rFonts w:hint="eastAsia"/>
        </w:rPr>
        <w:t xml:space="preserve">3.3 </w:t>
      </w:r>
      <w:r w:rsidRPr="00573394">
        <w:rPr>
          <w:rFonts w:hint="eastAsia"/>
        </w:rPr>
        <w:t>开发环境平台搭建</w:t>
      </w:r>
      <w:bookmarkEnd w:id="60"/>
      <w:bookmarkEnd w:id="61"/>
      <w:bookmarkEnd w:id="62"/>
    </w:p>
    <w:p w14:paraId="239BFE83" w14:textId="77777777" w:rsidR="00573394" w:rsidRDefault="00573394" w:rsidP="00573394">
      <w:pPr>
        <w:pStyle w:val="afc"/>
        <w:rPr>
          <w:lang w:val="x-none"/>
        </w:rPr>
      </w:pPr>
      <w:r>
        <w:rPr>
          <w:rFonts w:hint="eastAsia"/>
          <w:lang w:val="x-none"/>
        </w:rPr>
        <w:t>本系统使用</w:t>
      </w:r>
      <w:r>
        <w:rPr>
          <w:rFonts w:hint="eastAsia"/>
          <w:lang w:val="x-none"/>
        </w:rPr>
        <w:t>Python</w:t>
      </w:r>
      <w:r>
        <w:rPr>
          <w:rFonts w:hint="eastAsia"/>
          <w:lang w:val="x-none"/>
        </w:rPr>
        <w:t>开发语言。各类开发工具版本如下：</w:t>
      </w:r>
    </w:p>
    <w:p w14:paraId="327FA183" w14:textId="77777777" w:rsidR="00573394" w:rsidRDefault="00573394" w:rsidP="00573394">
      <w:pPr>
        <w:pStyle w:val="afc"/>
        <w:rPr>
          <w:lang w:val="x-none" w:eastAsia="x-none"/>
        </w:rPr>
      </w:pPr>
    </w:p>
    <w:tbl>
      <w:tblPr>
        <w:tblW w:w="0" w:type="auto"/>
        <w:jc w:val="center"/>
        <w:tblLook w:val="04A0" w:firstRow="1" w:lastRow="0" w:firstColumn="1" w:lastColumn="0" w:noHBand="0" w:noVBand="1"/>
      </w:tblPr>
      <w:tblGrid>
        <w:gridCol w:w="1809"/>
        <w:gridCol w:w="1560"/>
      </w:tblGrid>
      <w:tr w:rsidR="00573394" w14:paraId="3A767C5F" w14:textId="77777777" w:rsidTr="00573394">
        <w:trPr>
          <w:jc w:val="center"/>
        </w:trPr>
        <w:tc>
          <w:tcPr>
            <w:tcW w:w="1809" w:type="dxa"/>
          </w:tcPr>
          <w:p w14:paraId="6563E1B9" w14:textId="77777777" w:rsidR="00573394" w:rsidRDefault="00573394" w:rsidP="00573394">
            <w:pPr>
              <w:pStyle w:val="afc"/>
              <w:rPr>
                <w:lang w:val="x-none" w:eastAsia="x-none"/>
              </w:rPr>
            </w:pPr>
            <w:r>
              <w:rPr>
                <w:rFonts w:hint="eastAsia"/>
                <w:lang w:val="x-none"/>
              </w:rPr>
              <w:t>开发工具</w:t>
            </w:r>
          </w:p>
        </w:tc>
        <w:tc>
          <w:tcPr>
            <w:tcW w:w="1560" w:type="dxa"/>
          </w:tcPr>
          <w:p w14:paraId="43D76CD2" w14:textId="77777777" w:rsidR="00573394" w:rsidRDefault="00573394" w:rsidP="00573394">
            <w:pPr>
              <w:pStyle w:val="afc"/>
              <w:rPr>
                <w:lang w:val="x-none" w:eastAsia="x-none"/>
              </w:rPr>
            </w:pPr>
            <w:r>
              <w:rPr>
                <w:rFonts w:hint="eastAsia"/>
                <w:lang w:val="x-none"/>
              </w:rPr>
              <w:t>版本号</w:t>
            </w:r>
          </w:p>
        </w:tc>
      </w:tr>
      <w:tr w:rsidR="00573394" w14:paraId="3D148A31" w14:textId="77777777" w:rsidTr="00573394">
        <w:trPr>
          <w:jc w:val="center"/>
        </w:trPr>
        <w:tc>
          <w:tcPr>
            <w:tcW w:w="1809" w:type="dxa"/>
          </w:tcPr>
          <w:p w14:paraId="6E8E184F" w14:textId="77777777" w:rsidR="00573394" w:rsidRDefault="00573394" w:rsidP="00573394">
            <w:pPr>
              <w:pStyle w:val="afc"/>
              <w:rPr>
                <w:lang w:val="x-none" w:eastAsia="x-none"/>
              </w:rPr>
            </w:pPr>
            <w:r w:rsidRPr="001D4671">
              <w:rPr>
                <w:rFonts w:hint="eastAsia"/>
                <w:lang w:val="x-none"/>
              </w:rPr>
              <w:t>Python</w:t>
            </w:r>
          </w:p>
        </w:tc>
        <w:tc>
          <w:tcPr>
            <w:tcW w:w="1560" w:type="dxa"/>
          </w:tcPr>
          <w:p w14:paraId="5C4779B2" w14:textId="77777777" w:rsidR="00573394" w:rsidRDefault="00573394" w:rsidP="00573394">
            <w:pPr>
              <w:pStyle w:val="afc"/>
              <w:rPr>
                <w:lang w:val="x-none" w:eastAsia="x-none"/>
              </w:rPr>
            </w:pPr>
            <w:r>
              <w:rPr>
                <w:rFonts w:hint="eastAsia"/>
                <w:lang w:val="x-none"/>
              </w:rPr>
              <w:t>3.7.4</w:t>
            </w:r>
          </w:p>
        </w:tc>
      </w:tr>
      <w:tr w:rsidR="00573394" w14:paraId="65D0D4DC" w14:textId="77777777" w:rsidTr="00573394">
        <w:trPr>
          <w:jc w:val="center"/>
        </w:trPr>
        <w:tc>
          <w:tcPr>
            <w:tcW w:w="1809" w:type="dxa"/>
          </w:tcPr>
          <w:p w14:paraId="58063C30" w14:textId="77777777" w:rsidR="00573394" w:rsidRDefault="00573394" w:rsidP="00573394">
            <w:pPr>
              <w:pStyle w:val="afc"/>
              <w:rPr>
                <w:lang w:val="x-none" w:eastAsia="x-none"/>
              </w:rPr>
            </w:pPr>
            <w:r w:rsidRPr="001D4671">
              <w:rPr>
                <w:rFonts w:hint="eastAsia"/>
                <w:lang w:val="x-none"/>
              </w:rPr>
              <w:t>TensorFlow</w:t>
            </w:r>
          </w:p>
        </w:tc>
        <w:tc>
          <w:tcPr>
            <w:tcW w:w="1560" w:type="dxa"/>
          </w:tcPr>
          <w:p w14:paraId="023FD4BC" w14:textId="77777777" w:rsidR="00573394" w:rsidRDefault="00573394" w:rsidP="00573394">
            <w:pPr>
              <w:pStyle w:val="afc"/>
              <w:rPr>
                <w:lang w:val="x-none" w:eastAsia="x-none"/>
              </w:rPr>
            </w:pPr>
            <w:r>
              <w:rPr>
                <w:rFonts w:hint="eastAsia"/>
                <w:lang w:val="x-none"/>
              </w:rPr>
              <w:t>2.0.0</w:t>
            </w:r>
          </w:p>
        </w:tc>
      </w:tr>
      <w:tr w:rsidR="00573394" w14:paraId="7C867E69" w14:textId="77777777" w:rsidTr="00573394">
        <w:trPr>
          <w:jc w:val="center"/>
        </w:trPr>
        <w:tc>
          <w:tcPr>
            <w:tcW w:w="1809" w:type="dxa"/>
          </w:tcPr>
          <w:p w14:paraId="1782EE58" w14:textId="77777777" w:rsidR="00573394" w:rsidRDefault="00573394" w:rsidP="00573394">
            <w:pPr>
              <w:pStyle w:val="afc"/>
              <w:rPr>
                <w:lang w:val="x-none" w:eastAsia="x-none"/>
              </w:rPr>
            </w:pPr>
            <w:r>
              <w:rPr>
                <w:rFonts w:hint="eastAsia"/>
                <w:lang w:val="x-none"/>
              </w:rPr>
              <w:t>CUDA</w:t>
            </w:r>
          </w:p>
        </w:tc>
        <w:tc>
          <w:tcPr>
            <w:tcW w:w="1560" w:type="dxa"/>
          </w:tcPr>
          <w:p w14:paraId="14FE5819" w14:textId="77777777" w:rsidR="00573394" w:rsidRDefault="00573394" w:rsidP="00573394">
            <w:pPr>
              <w:pStyle w:val="afc"/>
              <w:rPr>
                <w:lang w:val="x-none" w:eastAsia="x-none"/>
              </w:rPr>
            </w:pPr>
            <w:r>
              <w:rPr>
                <w:rFonts w:hint="eastAsia"/>
                <w:lang w:val="x-none"/>
              </w:rPr>
              <w:t>10.0.130</w:t>
            </w:r>
          </w:p>
        </w:tc>
      </w:tr>
      <w:tr w:rsidR="00573394" w14:paraId="39EBEDFF" w14:textId="77777777" w:rsidTr="00573394">
        <w:trPr>
          <w:jc w:val="center"/>
        </w:trPr>
        <w:tc>
          <w:tcPr>
            <w:tcW w:w="1809" w:type="dxa"/>
          </w:tcPr>
          <w:p w14:paraId="4EAC7F59" w14:textId="77777777" w:rsidR="00573394" w:rsidRDefault="00573394" w:rsidP="00573394">
            <w:pPr>
              <w:pStyle w:val="afc"/>
              <w:rPr>
                <w:lang w:val="x-none" w:eastAsia="x-none"/>
              </w:rPr>
            </w:pPr>
            <w:r>
              <w:rPr>
                <w:rFonts w:hint="eastAsia"/>
                <w:lang w:val="x-none"/>
              </w:rPr>
              <w:t>CUDNN</w:t>
            </w:r>
          </w:p>
        </w:tc>
        <w:tc>
          <w:tcPr>
            <w:tcW w:w="1560" w:type="dxa"/>
          </w:tcPr>
          <w:p w14:paraId="4A9E6740" w14:textId="77777777" w:rsidR="00573394" w:rsidRDefault="00573394" w:rsidP="00573394">
            <w:pPr>
              <w:pStyle w:val="afc"/>
              <w:rPr>
                <w:lang w:val="x-none" w:eastAsia="x-none"/>
              </w:rPr>
            </w:pPr>
            <w:r>
              <w:rPr>
                <w:rFonts w:hint="eastAsia"/>
                <w:lang w:val="x-none"/>
              </w:rPr>
              <w:t>7.4</w:t>
            </w:r>
          </w:p>
        </w:tc>
      </w:tr>
      <w:tr w:rsidR="00573394" w14:paraId="4AEE6083" w14:textId="77777777" w:rsidTr="00573394">
        <w:trPr>
          <w:jc w:val="center"/>
        </w:trPr>
        <w:tc>
          <w:tcPr>
            <w:tcW w:w="1809" w:type="dxa"/>
          </w:tcPr>
          <w:p w14:paraId="2B16311F" w14:textId="77777777" w:rsidR="00573394" w:rsidRDefault="00573394" w:rsidP="00573394">
            <w:pPr>
              <w:pStyle w:val="afc"/>
              <w:rPr>
                <w:lang w:val="x-none" w:eastAsia="x-none"/>
              </w:rPr>
            </w:pPr>
            <w:r>
              <w:rPr>
                <w:rFonts w:hint="eastAsia"/>
                <w:lang w:val="x-none"/>
              </w:rPr>
              <w:t>OPENCV</w:t>
            </w:r>
          </w:p>
        </w:tc>
        <w:tc>
          <w:tcPr>
            <w:tcW w:w="1560" w:type="dxa"/>
          </w:tcPr>
          <w:p w14:paraId="0D6731CE" w14:textId="77777777" w:rsidR="00573394" w:rsidRDefault="00573394" w:rsidP="00573394">
            <w:pPr>
              <w:pStyle w:val="afc"/>
              <w:rPr>
                <w:lang w:val="x-none" w:eastAsia="x-none"/>
              </w:rPr>
            </w:pPr>
            <w:r>
              <w:rPr>
                <w:rFonts w:hint="eastAsia"/>
                <w:lang w:val="x-none"/>
              </w:rPr>
              <w:t>3.4</w:t>
            </w:r>
          </w:p>
        </w:tc>
      </w:tr>
      <w:tr w:rsidR="00573394" w14:paraId="0B009B69" w14:textId="77777777" w:rsidTr="00573394">
        <w:trPr>
          <w:jc w:val="center"/>
        </w:trPr>
        <w:tc>
          <w:tcPr>
            <w:tcW w:w="1809" w:type="dxa"/>
          </w:tcPr>
          <w:p w14:paraId="35F94FAB" w14:textId="77777777" w:rsidR="00573394" w:rsidRDefault="00573394" w:rsidP="00573394">
            <w:pPr>
              <w:pStyle w:val="afc"/>
              <w:rPr>
                <w:lang w:val="x-none"/>
              </w:rPr>
            </w:pPr>
            <w:r>
              <w:rPr>
                <w:rFonts w:hint="eastAsia"/>
                <w:lang w:val="x-none"/>
              </w:rPr>
              <w:t>VS</w:t>
            </w:r>
          </w:p>
        </w:tc>
        <w:tc>
          <w:tcPr>
            <w:tcW w:w="1560" w:type="dxa"/>
          </w:tcPr>
          <w:p w14:paraId="387210F0" w14:textId="77777777" w:rsidR="00573394" w:rsidRDefault="00573394" w:rsidP="00573394">
            <w:pPr>
              <w:pStyle w:val="afc"/>
              <w:rPr>
                <w:lang w:val="x-none" w:eastAsia="x-none"/>
              </w:rPr>
            </w:pPr>
            <w:r>
              <w:rPr>
                <w:rFonts w:hint="eastAsia"/>
                <w:lang w:val="x-none"/>
              </w:rPr>
              <w:t>2015</w:t>
            </w:r>
          </w:p>
        </w:tc>
      </w:tr>
    </w:tbl>
    <w:p w14:paraId="3156C4EA" w14:textId="77777777" w:rsidR="00573394" w:rsidRPr="002979C4" w:rsidRDefault="00573394" w:rsidP="00573394">
      <w:pPr>
        <w:pStyle w:val="afc"/>
        <w:rPr>
          <w:lang w:val="x-none" w:eastAsia="x-none"/>
        </w:rPr>
      </w:pPr>
    </w:p>
    <w:p w14:paraId="68CD2091" w14:textId="77777777" w:rsidR="00573394" w:rsidRPr="00573394" w:rsidRDefault="00573394" w:rsidP="00573394">
      <w:pPr>
        <w:pStyle w:val="3"/>
        <w:spacing w:before="156" w:after="156"/>
        <w:ind w:left="210"/>
      </w:pPr>
      <w:bookmarkStart w:id="63" w:name="_Toc39414431"/>
      <w:bookmarkStart w:id="64" w:name="_Toc40809138"/>
      <w:r w:rsidRPr="00573394">
        <w:rPr>
          <w:rFonts w:hint="eastAsia"/>
        </w:rPr>
        <w:t>3.</w:t>
      </w:r>
      <w:r w:rsidRPr="00573394">
        <w:t>3</w:t>
      </w:r>
      <w:r w:rsidRPr="00573394">
        <w:rPr>
          <w:rFonts w:hint="eastAsia"/>
        </w:rPr>
        <w:t>.1 A</w:t>
      </w:r>
      <w:r w:rsidRPr="00573394">
        <w:t>naconda</w:t>
      </w:r>
      <w:r w:rsidRPr="00573394">
        <w:rPr>
          <w:rFonts w:hint="eastAsia"/>
        </w:rPr>
        <w:t>环境搭建</w:t>
      </w:r>
      <w:bookmarkEnd w:id="63"/>
      <w:bookmarkEnd w:id="64"/>
    </w:p>
    <w:p w14:paraId="20675988" w14:textId="77777777" w:rsidR="00573394" w:rsidRPr="00F809AE" w:rsidRDefault="00573394" w:rsidP="00573394">
      <w:pPr>
        <w:rPr>
          <w:rFonts w:ascii="宋体" w:hAnsi="宋体"/>
          <w:lang w:val="x-none"/>
        </w:rPr>
      </w:pPr>
      <w:r w:rsidRPr="00F809AE">
        <w:rPr>
          <w:rFonts w:ascii="宋体" w:hAnsi="宋体" w:hint="eastAsia"/>
          <w:lang w:val="x-none"/>
        </w:rPr>
        <w:t>1）从官方下载安装包。根据操作系统、Python版本和机器位数选怎合适的安装包。如果选用了错误的安装包，可能会埋下隐患。这里我们选择Windows、x64位系统、Python3.7版本，不建议选择更高的Python版本，因为高版本的Python很可能没有对应的显卡驱动与之匹配。</w:t>
      </w:r>
    </w:p>
    <w:p w14:paraId="37E27DBD" w14:textId="1AE2DBC6" w:rsidR="00573394" w:rsidRDefault="00573394" w:rsidP="00573394">
      <w:pPr>
        <w:jc w:val="center"/>
        <w:rPr>
          <w:noProof/>
        </w:rPr>
      </w:pPr>
      <w:r w:rsidRPr="00023B38">
        <w:rPr>
          <w:noProof/>
        </w:rPr>
        <w:drawing>
          <wp:inline distT="0" distB="0" distL="0" distR="0" wp14:anchorId="48184524" wp14:editId="2BCAB733">
            <wp:extent cx="5276850" cy="27559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6850" cy="2755900"/>
                    </a:xfrm>
                    <a:prstGeom prst="rect">
                      <a:avLst/>
                    </a:prstGeom>
                    <a:noFill/>
                    <a:ln>
                      <a:noFill/>
                    </a:ln>
                  </pic:spPr>
                </pic:pic>
              </a:graphicData>
            </a:graphic>
          </wp:inline>
        </w:drawing>
      </w:r>
    </w:p>
    <w:p w14:paraId="06FE9281" w14:textId="77777777" w:rsidR="00573394" w:rsidRPr="00B421FE" w:rsidRDefault="00573394" w:rsidP="00573394">
      <w:pPr>
        <w:ind w:firstLine="422"/>
        <w:jc w:val="center"/>
        <w:rPr>
          <w:b/>
          <w:bCs/>
          <w:lang w:val="x-none"/>
        </w:rPr>
      </w:pPr>
      <w:r w:rsidRPr="00B421FE">
        <w:rPr>
          <w:rFonts w:hint="eastAsia"/>
          <w:b/>
          <w:bCs/>
          <w:lang w:val="x-none"/>
        </w:rPr>
        <w:t>图</w:t>
      </w:r>
      <w:r w:rsidRPr="00B421FE">
        <w:rPr>
          <w:rFonts w:hint="eastAsia"/>
          <w:b/>
          <w:bCs/>
          <w:lang w:val="x-none"/>
        </w:rPr>
        <w:t>3-4</w:t>
      </w:r>
      <w:r w:rsidRPr="00B421FE">
        <w:rPr>
          <w:b/>
          <w:bCs/>
          <w:lang w:val="x-none"/>
        </w:rPr>
        <w:t xml:space="preserve"> </w:t>
      </w:r>
      <w:r w:rsidRPr="00B421FE">
        <w:rPr>
          <w:rFonts w:hint="eastAsia"/>
          <w:b/>
          <w:bCs/>
          <w:lang w:val="x-none"/>
        </w:rPr>
        <w:t>下载</w:t>
      </w:r>
      <w:r w:rsidRPr="00B421FE">
        <w:rPr>
          <w:rFonts w:hint="eastAsia"/>
          <w:b/>
          <w:bCs/>
          <w:lang w:val="x-none"/>
        </w:rPr>
        <w:t>Anaconda</w:t>
      </w:r>
      <w:r w:rsidRPr="00B421FE">
        <w:rPr>
          <w:rFonts w:hint="eastAsia"/>
          <w:b/>
          <w:bCs/>
          <w:lang w:val="x-none"/>
        </w:rPr>
        <w:t>安装包</w:t>
      </w:r>
    </w:p>
    <w:p w14:paraId="6F472658" w14:textId="77777777" w:rsidR="00573394" w:rsidRPr="002979C4" w:rsidRDefault="00573394" w:rsidP="00573394">
      <w:pPr>
        <w:rPr>
          <w:lang w:val="x-none"/>
        </w:rPr>
      </w:pPr>
      <w:r>
        <w:rPr>
          <w:rFonts w:hint="eastAsia"/>
          <w:lang w:val="x-none"/>
        </w:rPr>
        <w:lastRenderedPageBreak/>
        <w:t>2</w:t>
      </w:r>
      <w:r>
        <w:rPr>
          <w:rFonts w:hint="eastAsia"/>
          <w:lang w:val="x-none"/>
        </w:rPr>
        <w:t>）</w:t>
      </w:r>
      <w:r>
        <w:rPr>
          <w:rFonts w:hint="eastAsia"/>
          <w:lang w:val="x-none"/>
        </w:rPr>
        <w:t xml:space="preserve"> </w:t>
      </w:r>
      <w:r>
        <w:rPr>
          <w:rFonts w:hint="eastAsia"/>
          <w:lang w:val="x-none"/>
        </w:rPr>
        <w:t>根据向导进行安装。如果不熟悉安装过程，所有设置均可采用默认。因为在软件行业，软件系统测试有一关就是保证默认设置可用。</w:t>
      </w:r>
    </w:p>
    <w:p w14:paraId="1796E2C0" w14:textId="77777777" w:rsidR="00573394" w:rsidRPr="00573394" w:rsidRDefault="00573394" w:rsidP="00573394">
      <w:pPr>
        <w:pStyle w:val="3"/>
        <w:spacing w:before="156" w:after="156"/>
        <w:ind w:left="210"/>
      </w:pPr>
      <w:bookmarkStart w:id="65" w:name="_Toc39414432"/>
      <w:bookmarkStart w:id="66" w:name="_Toc40809139"/>
      <w:r w:rsidRPr="00573394">
        <w:rPr>
          <w:rFonts w:hint="eastAsia"/>
        </w:rPr>
        <w:t>3.</w:t>
      </w:r>
      <w:r w:rsidRPr="00573394">
        <w:t>3</w:t>
      </w:r>
      <w:r w:rsidRPr="00573394">
        <w:rPr>
          <w:rFonts w:hint="eastAsia"/>
        </w:rPr>
        <w:t xml:space="preserve">.2 </w:t>
      </w:r>
      <w:r w:rsidRPr="00573394">
        <w:rPr>
          <w:rFonts w:hint="eastAsia"/>
        </w:rPr>
        <w:t>安装</w:t>
      </w:r>
      <w:r w:rsidRPr="00573394">
        <w:rPr>
          <w:rFonts w:hint="eastAsia"/>
        </w:rPr>
        <w:t>TensorFlow-GPU</w:t>
      </w:r>
      <w:bookmarkEnd w:id="65"/>
      <w:bookmarkEnd w:id="66"/>
    </w:p>
    <w:p w14:paraId="12859F11" w14:textId="77777777" w:rsidR="00573394" w:rsidRPr="00F809AE" w:rsidRDefault="00573394" w:rsidP="00573394">
      <w:pPr>
        <w:rPr>
          <w:rFonts w:ascii="宋体" w:hAnsi="宋体"/>
          <w:lang w:val="x-none"/>
        </w:rPr>
      </w:pPr>
      <w:r w:rsidRPr="00F809AE">
        <w:rPr>
          <w:rFonts w:ascii="宋体" w:hAnsi="宋体"/>
          <w:lang w:val="x-none"/>
        </w:rPr>
        <w:tab/>
      </w:r>
      <w:r w:rsidRPr="00F809AE">
        <w:rPr>
          <w:rFonts w:ascii="宋体" w:hAnsi="宋体" w:hint="eastAsia"/>
          <w:lang w:val="x-none"/>
        </w:rPr>
        <w:t>打开Anaconda</w:t>
      </w:r>
      <w:r w:rsidRPr="00F809AE">
        <w:rPr>
          <w:rFonts w:ascii="宋体" w:hAnsi="宋体"/>
          <w:lang w:val="x-none"/>
        </w:rPr>
        <w:t xml:space="preserve"> </w:t>
      </w:r>
      <w:r w:rsidRPr="00F809AE">
        <w:rPr>
          <w:rFonts w:ascii="宋体" w:hAnsi="宋体" w:hint="eastAsia"/>
          <w:lang w:val="x-none"/>
        </w:rPr>
        <w:t>Prompt，执行命令</w:t>
      </w:r>
    </w:p>
    <w:p w14:paraId="2B34154F" w14:textId="77777777" w:rsidR="00573394" w:rsidRPr="00F809AE" w:rsidRDefault="00573394" w:rsidP="00573394">
      <w:pPr>
        <w:ind w:left="425"/>
        <w:rPr>
          <w:rFonts w:ascii="宋体" w:hAnsi="宋体"/>
          <w:lang w:val="x-none"/>
        </w:rPr>
      </w:pPr>
      <w:r w:rsidRPr="00F809AE">
        <w:rPr>
          <w:rFonts w:ascii="宋体" w:hAnsi="宋体"/>
          <w:lang w:val="x-none"/>
        </w:rPr>
        <w:t>conda install tensorflow-gpu</w:t>
      </w:r>
      <w:r w:rsidRPr="00F809AE">
        <w:rPr>
          <w:rFonts w:ascii="宋体" w:hAnsi="宋体" w:hint="eastAsia"/>
          <w:lang w:val="x-none"/>
        </w:rPr>
        <w:t>=2.0.0</w:t>
      </w:r>
    </w:p>
    <w:p w14:paraId="08225224" w14:textId="77777777" w:rsidR="00573394" w:rsidRPr="00F809AE" w:rsidRDefault="00573394" w:rsidP="00573394">
      <w:pPr>
        <w:rPr>
          <w:rFonts w:ascii="宋体" w:hAnsi="宋体"/>
          <w:lang w:val="x-none"/>
        </w:rPr>
      </w:pPr>
      <w:r w:rsidRPr="00F809AE">
        <w:rPr>
          <w:rFonts w:ascii="宋体" w:hAnsi="宋体"/>
          <w:lang w:val="x-none"/>
        </w:rPr>
        <w:tab/>
      </w:r>
      <w:r w:rsidRPr="00F809AE">
        <w:rPr>
          <w:rFonts w:ascii="宋体" w:hAnsi="宋体" w:hint="eastAsia"/>
          <w:lang w:val="x-none"/>
        </w:rPr>
        <w:t>2.0.0是TensorFlow的版本，如果使用其他版本（如2.1.0），只需将其对应替换即可。</w:t>
      </w:r>
    </w:p>
    <w:p w14:paraId="27B5EBC6" w14:textId="77777777" w:rsidR="00573394" w:rsidRPr="002665F7" w:rsidRDefault="00573394" w:rsidP="00573394">
      <w:pPr>
        <w:rPr>
          <w:lang w:val="x-none"/>
        </w:rPr>
      </w:pPr>
    </w:p>
    <w:p w14:paraId="0922C35B" w14:textId="77777777" w:rsidR="00573394" w:rsidRPr="00573394" w:rsidRDefault="00573394" w:rsidP="00573394">
      <w:pPr>
        <w:pStyle w:val="3"/>
        <w:spacing w:before="156" w:after="156"/>
        <w:ind w:left="210"/>
      </w:pPr>
      <w:bookmarkStart w:id="67" w:name="_Toc39414433"/>
      <w:bookmarkStart w:id="68" w:name="_Toc40809140"/>
      <w:r w:rsidRPr="00573394">
        <w:rPr>
          <w:rFonts w:hint="eastAsia"/>
        </w:rPr>
        <w:t>3.</w:t>
      </w:r>
      <w:r w:rsidRPr="00573394">
        <w:t>3</w:t>
      </w:r>
      <w:r w:rsidRPr="00573394">
        <w:rPr>
          <w:rFonts w:hint="eastAsia"/>
        </w:rPr>
        <w:t xml:space="preserve">.3 </w:t>
      </w:r>
      <w:r w:rsidRPr="00573394">
        <w:rPr>
          <w:rFonts w:hint="eastAsia"/>
        </w:rPr>
        <w:t>安装</w:t>
      </w:r>
      <w:r w:rsidRPr="00573394">
        <w:rPr>
          <w:rFonts w:hint="eastAsia"/>
        </w:rPr>
        <w:t>CUDA</w:t>
      </w:r>
      <w:r w:rsidRPr="00573394">
        <w:rPr>
          <w:rFonts w:hint="eastAsia"/>
        </w:rPr>
        <w:t>和</w:t>
      </w:r>
      <w:r w:rsidRPr="00573394">
        <w:rPr>
          <w:rFonts w:hint="eastAsia"/>
        </w:rPr>
        <w:t>CUDNN</w:t>
      </w:r>
      <w:bookmarkEnd w:id="67"/>
      <w:bookmarkEnd w:id="68"/>
    </w:p>
    <w:p w14:paraId="15AD24EC" w14:textId="77777777" w:rsidR="00573394" w:rsidRPr="00F809AE" w:rsidRDefault="00573394" w:rsidP="00573394">
      <w:pPr>
        <w:rPr>
          <w:rFonts w:ascii="宋体" w:hAnsi="宋体"/>
          <w:lang w:val="x-none"/>
        </w:rPr>
      </w:pPr>
      <w:r w:rsidRPr="00F809AE">
        <w:rPr>
          <w:rFonts w:ascii="宋体" w:hAnsi="宋体"/>
          <w:lang w:val="x-none"/>
        </w:rPr>
        <w:tab/>
      </w:r>
      <w:r w:rsidRPr="00F809AE">
        <w:rPr>
          <w:rFonts w:ascii="宋体" w:hAnsi="宋体" w:hint="eastAsia"/>
          <w:lang w:val="x-none"/>
        </w:rPr>
        <w:t>1） 先到官网下载CUDA和CUDNN，一定要注意CUDA版本与Tensorflow版本的对应，图3-5是从TensorFlow官网截取的版本对应关系。根据图3-5可知，Python3.7对应cuda和cudnn版本分别是10.0与7.4</w:t>
      </w:r>
      <w:r w:rsidRPr="00F809AE">
        <w:rPr>
          <w:rFonts w:ascii="宋体" w:hAnsi="宋体"/>
          <w:lang w:val="x-none"/>
        </w:rPr>
        <w:t xml:space="preserve"> </w:t>
      </w:r>
      <w:r w:rsidRPr="00F809AE">
        <w:rPr>
          <w:rFonts w:ascii="宋体" w:hAnsi="宋体" w:hint="eastAsia"/>
          <w:lang w:val="x-none"/>
        </w:rPr>
        <w:t>。而python3.7也是cuda和cudnn支持的最高python版本，这就是当初选择python3.7而放弃3.8或者3.9的原因。</w:t>
      </w:r>
      <w:r>
        <w:rPr>
          <w:rFonts w:ascii="宋体" w:hAnsi="宋体" w:hint="eastAsia"/>
          <w:lang w:val="x-none"/>
        </w:rPr>
        <w:t>补充一点，安装CUDA时要勾选其中的</w:t>
      </w:r>
      <w:r>
        <w:rPr>
          <w:rFonts w:ascii="微软雅黑" w:eastAsia="微软雅黑" w:hAnsi="微软雅黑" w:hint="eastAsia"/>
          <w:color w:val="4D4D4D"/>
          <w:shd w:val="clear" w:color="auto" w:fill="FFFFFF"/>
        </w:rPr>
        <w:t>VisualStudio</w:t>
      </w:r>
      <w:r>
        <w:rPr>
          <w:rFonts w:ascii="宋体" w:hAnsi="宋体" w:hint="eastAsia"/>
          <w:lang w:val="x-none"/>
        </w:rPr>
        <w:t>插件，不然无法在</w:t>
      </w:r>
      <w:r>
        <w:rPr>
          <w:rFonts w:ascii="微软雅黑" w:eastAsia="微软雅黑" w:hAnsi="微软雅黑" w:hint="eastAsia"/>
          <w:color w:val="4D4D4D"/>
          <w:shd w:val="clear" w:color="auto" w:fill="FFFFFF"/>
        </w:rPr>
        <w:t>VisualStudio</w:t>
      </w:r>
      <w:r>
        <w:rPr>
          <w:rFonts w:ascii="宋体" w:hAnsi="宋体" w:hint="eastAsia"/>
          <w:lang w:val="x-none"/>
        </w:rPr>
        <w:t>中使用CUDA编译darknet。如果忘记勾选也没有关系，因为你可以随时运行此安装器补充安装其中的插件。</w:t>
      </w:r>
    </w:p>
    <w:p w14:paraId="2E6E2151" w14:textId="60D02432" w:rsidR="00573394" w:rsidRDefault="00573394" w:rsidP="00573394">
      <w:pPr>
        <w:rPr>
          <w:noProof/>
        </w:rPr>
      </w:pPr>
      <w:r>
        <w:rPr>
          <w:lang w:val="x-none"/>
        </w:rPr>
        <w:tab/>
      </w:r>
      <w:r w:rsidRPr="00023B38">
        <w:rPr>
          <w:noProof/>
        </w:rPr>
        <w:drawing>
          <wp:inline distT="0" distB="0" distL="0" distR="0" wp14:anchorId="662149D9" wp14:editId="2BC2875F">
            <wp:extent cx="5276850" cy="37465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746500"/>
                    </a:xfrm>
                    <a:prstGeom prst="rect">
                      <a:avLst/>
                    </a:prstGeom>
                    <a:noFill/>
                    <a:ln>
                      <a:noFill/>
                    </a:ln>
                  </pic:spPr>
                </pic:pic>
              </a:graphicData>
            </a:graphic>
          </wp:inline>
        </w:drawing>
      </w:r>
    </w:p>
    <w:p w14:paraId="5200E103" w14:textId="77777777" w:rsidR="00573394" w:rsidRPr="009B036D" w:rsidRDefault="00573394" w:rsidP="00573394">
      <w:pPr>
        <w:ind w:firstLine="422"/>
        <w:jc w:val="center"/>
        <w:rPr>
          <w:rFonts w:ascii="宋体" w:hAnsi="宋体"/>
          <w:b/>
          <w:bCs/>
          <w:lang w:val="x-none"/>
        </w:rPr>
      </w:pPr>
      <w:r w:rsidRPr="009B036D">
        <w:rPr>
          <w:rFonts w:ascii="宋体" w:hAnsi="宋体" w:hint="eastAsia"/>
          <w:b/>
          <w:bCs/>
          <w:noProof/>
        </w:rPr>
        <w:t>图3-5</w:t>
      </w:r>
      <w:r w:rsidRPr="009B036D">
        <w:rPr>
          <w:rFonts w:ascii="宋体" w:hAnsi="宋体"/>
          <w:b/>
          <w:bCs/>
          <w:noProof/>
        </w:rPr>
        <w:t xml:space="preserve"> </w:t>
      </w:r>
      <w:r w:rsidRPr="009B036D">
        <w:rPr>
          <w:rFonts w:ascii="宋体" w:hAnsi="宋体" w:hint="eastAsia"/>
          <w:b/>
          <w:bCs/>
          <w:noProof/>
        </w:rPr>
        <w:t>TensorFlow与CUDA、CUDNN版本对应关系</w:t>
      </w:r>
    </w:p>
    <w:p w14:paraId="06C51FF6" w14:textId="77777777" w:rsidR="00573394" w:rsidRPr="00F809AE" w:rsidRDefault="00573394" w:rsidP="00573394">
      <w:pPr>
        <w:rPr>
          <w:rFonts w:ascii="宋体" w:hAnsi="宋体"/>
          <w:lang w:val="x-none"/>
        </w:rPr>
      </w:pPr>
      <w:r>
        <w:rPr>
          <w:rFonts w:hint="eastAsia"/>
          <w:szCs w:val="24"/>
          <w:lang w:val="x-none"/>
        </w:rPr>
        <w:t>2</w:t>
      </w:r>
      <w:r>
        <w:rPr>
          <w:rFonts w:hint="eastAsia"/>
          <w:szCs w:val="24"/>
          <w:lang w:val="x-none"/>
        </w:rPr>
        <w:t>）</w:t>
      </w:r>
      <w:r w:rsidRPr="00F809AE">
        <w:rPr>
          <w:rFonts w:ascii="宋体" w:hAnsi="宋体" w:hint="eastAsia"/>
          <w:szCs w:val="24"/>
          <w:lang w:val="x-none"/>
        </w:rPr>
        <w:t>下载完成后，按照向导安装CUDA，并配置系统环境变量即可。</w:t>
      </w:r>
    </w:p>
    <w:p w14:paraId="5367DB1C" w14:textId="77777777" w:rsidR="00573394" w:rsidRDefault="00573394" w:rsidP="00573394">
      <w:pPr>
        <w:rPr>
          <w:rFonts w:ascii="宋体" w:hAnsi="宋体"/>
          <w:lang w:val="x-none"/>
        </w:rPr>
      </w:pPr>
      <w:r w:rsidRPr="00F809AE">
        <w:rPr>
          <w:rFonts w:ascii="宋体" w:hAnsi="宋体" w:hint="eastAsia"/>
          <w:lang w:val="x-none"/>
        </w:rPr>
        <w:t>3）执行命令nvcc</w:t>
      </w:r>
      <w:r w:rsidRPr="00F809AE">
        <w:rPr>
          <w:rFonts w:ascii="宋体" w:hAnsi="宋体"/>
          <w:lang w:val="x-none"/>
        </w:rPr>
        <w:t xml:space="preserve"> </w:t>
      </w:r>
      <w:r w:rsidRPr="00F809AE">
        <w:rPr>
          <w:rFonts w:ascii="宋体" w:hAnsi="宋体" w:hint="eastAsia"/>
          <w:lang w:val="x-none"/>
        </w:rPr>
        <w:t>-V验证安装。如果可以看到cuda版本号，则证明cuda安装成功。</w:t>
      </w:r>
    </w:p>
    <w:p w14:paraId="524DAA98" w14:textId="77777777" w:rsidR="00573394" w:rsidRPr="00F4349C" w:rsidRDefault="00573394" w:rsidP="00573394">
      <w:pPr>
        <w:rPr>
          <w:rFonts w:ascii="宋体" w:hAnsi="宋体"/>
          <w:lang w:val="x-none"/>
        </w:rPr>
      </w:pPr>
      <w:r w:rsidRPr="00F4349C">
        <w:rPr>
          <w:rFonts w:ascii="宋体" w:hAnsi="宋体" w:hint="eastAsia"/>
          <w:szCs w:val="21"/>
        </w:rPr>
        <w:lastRenderedPageBreak/>
        <w:t>4）对于cudnn直接将其解开压缩包，然后需要将以下bin,include,lib文件复制粘贴到cuda的文件夹下C:\Program Files\NVIDIA GPU Computing Toolkit\CUDA\v10.0</w:t>
      </w:r>
    </w:p>
    <w:p w14:paraId="089678DE" w14:textId="77777777" w:rsidR="00573394" w:rsidRPr="00F809AE" w:rsidRDefault="00573394" w:rsidP="00573394">
      <w:pPr>
        <w:rPr>
          <w:rFonts w:ascii="宋体" w:hAnsi="宋体"/>
          <w:lang w:val="x-none"/>
        </w:rPr>
      </w:pPr>
      <w:r w:rsidRPr="00F809AE">
        <w:rPr>
          <w:rFonts w:ascii="宋体" w:hAnsi="宋体" w:hint="eastAsia"/>
          <w:lang w:val="x-none"/>
        </w:rPr>
        <w:t>5）如果以上方式无法安装，可以使用命令行安装。（使用命令行安装可能存在找不到源的情况）依次执行命令：</w:t>
      </w:r>
    </w:p>
    <w:p w14:paraId="0FA7827E" w14:textId="77777777" w:rsidR="00573394" w:rsidRPr="00F809AE" w:rsidRDefault="00573394" w:rsidP="00573394">
      <w:pPr>
        <w:rPr>
          <w:rFonts w:ascii="宋体" w:hAnsi="宋体"/>
          <w:lang w:val="x-none"/>
        </w:rPr>
      </w:pPr>
      <w:r w:rsidRPr="00F809AE">
        <w:rPr>
          <w:rFonts w:ascii="宋体" w:hAnsi="宋体"/>
          <w:lang w:val="x-none"/>
        </w:rPr>
        <w:tab/>
        <w:t>Pip install tensorflow-gpu=2.0.0</w:t>
      </w:r>
    </w:p>
    <w:p w14:paraId="2845C4D6" w14:textId="77777777" w:rsidR="00573394" w:rsidRPr="00F809AE" w:rsidRDefault="00573394" w:rsidP="00573394">
      <w:pPr>
        <w:rPr>
          <w:rFonts w:ascii="宋体" w:hAnsi="宋体"/>
          <w:lang w:val="x-none"/>
        </w:rPr>
      </w:pPr>
      <w:r w:rsidRPr="00F809AE">
        <w:rPr>
          <w:rFonts w:ascii="宋体" w:hAnsi="宋体"/>
          <w:lang w:val="x-none"/>
        </w:rPr>
        <w:tab/>
        <w:t>Pip install cuda</w:t>
      </w:r>
      <w:r>
        <w:rPr>
          <w:rFonts w:ascii="宋体" w:hAnsi="宋体" w:hint="eastAsia"/>
          <w:lang w:val="x-none"/>
        </w:rPr>
        <w:t>toolkit</w:t>
      </w:r>
      <w:r w:rsidRPr="00F809AE">
        <w:rPr>
          <w:rFonts w:ascii="宋体" w:hAnsi="宋体"/>
          <w:lang w:val="x-none"/>
        </w:rPr>
        <w:t>=10.0</w:t>
      </w:r>
    </w:p>
    <w:p w14:paraId="179D0DE7" w14:textId="77777777" w:rsidR="00573394" w:rsidRDefault="00573394" w:rsidP="00573394">
      <w:pPr>
        <w:rPr>
          <w:rFonts w:ascii="宋体" w:hAnsi="宋体"/>
          <w:lang w:val="x-none"/>
        </w:rPr>
      </w:pPr>
      <w:r w:rsidRPr="00F809AE">
        <w:rPr>
          <w:rFonts w:ascii="宋体" w:hAnsi="宋体"/>
          <w:lang w:val="x-none"/>
        </w:rPr>
        <w:tab/>
        <w:t>Pip install cudnn =7.4</w:t>
      </w:r>
    </w:p>
    <w:p w14:paraId="7F2B0751" w14:textId="77777777" w:rsidR="00573394" w:rsidRPr="00573394" w:rsidRDefault="00573394" w:rsidP="00573394">
      <w:pPr>
        <w:pStyle w:val="3"/>
        <w:spacing w:before="156" w:after="156"/>
        <w:ind w:left="210"/>
      </w:pPr>
      <w:bookmarkStart w:id="69" w:name="_Toc40809141"/>
      <w:r w:rsidRPr="00573394">
        <w:rPr>
          <w:rFonts w:hint="eastAsia"/>
        </w:rPr>
        <w:t>3.</w:t>
      </w:r>
      <w:r w:rsidRPr="00573394">
        <w:t>3</w:t>
      </w:r>
      <w:r w:rsidRPr="00573394">
        <w:rPr>
          <w:rFonts w:hint="eastAsia"/>
        </w:rPr>
        <w:t xml:space="preserve">.4 </w:t>
      </w:r>
      <w:r w:rsidRPr="00573394">
        <w:rPr>
          <w:rFonts w:hint="eastAsia"/>
        </w:rPr>
        <w:t>安装</w:t>
      </w:r>
      <w:r w:rsidRPr="00573394">
        <w:rPr>
          <w:rFonts w:hint="eastAsia"/>
        </w:rPr>
        <w:t>OpenCV</w:t>
      </w:r>
      <w:bookmarkEnd w:id="69"/>
    </w:p>
    <w:p w14:paraId="30C4BBAB" w14:textId="77777777" w:rsidR="00573394" w:rsidRDefault="00573394" w:rsidP="00573394">
      <w:pPr>
        <w:rPr>
          <w:lang w:val="x-none"/>
        </w:rPr>
      </w:pPr>
      <w:r>
        <w:rPr>
          <w:rFonts w:hint="eastAsia"/>
          <w:lang w:val="x-none"/>
        </w:rPr>
        <w:t>到</w:t>
      </w:r>
      <w:r>
        <w:rPr>
          <w:rFonts w:hint="eastAsia"/>
          <w:lang w:val="x-none"/>
        </w:rPr>
        <w:t>opencv</w:t>
      </w:r>
      <w:r>
        <w:rPr>
          <w:rFonts w:hint="eastAsia"/>
          <w:lang w:val="x-none"/>
        </w:rPr>
        <w:t>官网下载</w:t>
      </w:r>
      <w:r>
        <w:rPr>
          <w:rFonts w:hint="eastAsia"/>
          <w:lang w:val="x-none"/>
        </w:rPr>
        <w:t>opencv3.4</w:t>
      </w:r>
      <w:r>
        <w:rPr>
          <w:rFonts w:hint="eastAsia"/>
          <w:lang w:val="x-none"/>
        </w:rPr>
        <w:t>的压缩包，解压后按照图</w:t>
      </w:r>
      <w:r>
        <w:rPr>
          <w:rFonts w:hint="eastAsia"/>
          <w:lang w:val="x-none"/>
        </w:rPr>
        <w:t>3-6</w:t>
      </w:r>
      <w:r>
        <w:rPr>
          <w:rFonts w:hint="eastAsia"/>
          <w:lang w:val="x-none"/>
        </w:rPr>
        <w:t>配置电脑环境变量即可</w:t>
      </w:r>
      <w:r>
        <w:rPr>
          <w:rFonts w:hint="eastAsia"/>
          <w:lang w:val="x-none"/>
        </w:rPr>
        <w:t xml:space="preserve"> </w:t>
      </w:r>
      <w:r>
        <w:rPr>
          <w:rFonts w:hint="eastAsia"/>
          <w:lang w:val="x-none"/>
        </w:rPr>
        <w:t>。</w:t>
      </w:r>
    </w:p>
    <w:p w14:paraId="066051BC" w14:textId="69FC36C8" w:rsidR="00573394" w:rsidRDefault="00573394" w:rsidP="00573394">
      <w:pPr>
        <w:jc w:val="center"/>
        <w:rPr>
          <w:noProof/>
        </w:rPr>
      </w:pPr>
      <w:r w:rsidRPr="007B46EE">
        <w:rPr>
          <w:noProof/>
        </w:rPr>
        <w:drawing>
          <wp:inline distT="0" distB="0" distL="0" distR="0" wp14:anchorId="261AE685" wp14:editId="34BDA1FD">
            <wp:extent cx="4749800" cy="4660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9800" cy="4660900"/>
                    </a:xfrm>
                    <a:prstGeom prst="rect">
                      <a:avLst/>
                    </a:prstGeom>
                    <a:noFill/>
                    <a:ln>
                      <a:noFill/>
                    </a:ln>
                  </pic:spPr>
                </pic:pic>
              </a:graphicData>
            </a:graphic>
          </wp:inline>
        </w:drawing>
      </w:r>
    </w:p>
    <w:p w14:paraId="382C5F21" w14:textId="77777777" w:rsidR="00573394" w:rsidRPr="000C1EFA" w:rsidRDefault="00573394" w:rsidP="00573394">
      <w:pPr>
        <w:ind w:firstLine="422"/>
        <w:jc w:val="center"/>
        <w:rPr>
          <w:b/>
          <w:bCs/>
          <w:lang w:val="x-none"/>
        </w:rPr>
      </w:pPr>
      <w:r w:rsidRPr="000C1EFA">
        <w:rPr>
          <w:rFonts w:hint="eastAsia"/>
          <w:b/>
          <w:bCs/>
          <w:noProof/>
        </w:rPr>
        <w:t>图</w:t>
      </w:r>
      <w:r w:rsidRPr="000C1EFA">
        <w:rPr>
          <w:rFonts w:hint="eastAsia"/>
          <w:b/>
          <w:bCs/>
          <w:noProof/>
        </w:rPr>
        <w:t>3-6</w:t>
      </w:r>
      <w:r w:rsidRPr="000C1EFA">
        <w:rPr>
          <w:b/>
          <w:bCs/>
          <w:noProof/>
        </w:rPr>
        <w:t xml:space="preserve"> </w:t>
      </w:r>
      <w:r w:rsidRPr="000C1EFA">
        <w:rPr>
          <w:rFonts w:hint="eastAsia"/>
          <w:b/>
          <w:bCs/>
          <w:noProof/>
        </w:rPr>
        <w:t>opencv</w:t>
      </w:r>
      <w:r w:rsidRPr="000C1EFA">
        <w:rPr>
          <w:rFonts w:hint="eastAsia"/>
          <w:b/>
          <w:bCs/>
          <w:noProof/>
        </w:rPr>
        <w:t>环境变量配置</w:t>
      </w:r>
    </w:p>
    <w:p w14:paraId="194A59EB" w14:textId="77777777" w:rsidR="00573394" w:rsidRPr="00573394" w:rsidRDefault="00573394" w:rsidP="00573394">
      <w:pPr>
        <w:pStyle w:val="3"/>
        <w:spacing w:before="156" w:after="156"/>
        <w:ind w:left="210"/>
      </w:pPr>
      <w:bookmarkStart w:id="70" w:name="_Toc40809142"/>
      <w:r w:rsidRPr="00573394">
        <w:rPr>
          <w:rFonts w:hint="eastAsia"/>
        </w:rPr>
        <w:t>3.</w:t>
      </w:r>
      <w:r w:rsidRPr="00573394">
        <w:t>3</w:t>
      </w:r>
      <w:r w:rsidRPr="00573394">
        <w:rPr>
          <w:rFonts w:hint="eastAsia"/>
        </w:rPr>
        <w:t xml:space="preserve">.4 </w:t>
      </w:r>
      <w:r w:rsidRPr="00573394">
        <w:rPr>
          <w:rFonts w:hint="eastAsia"/>
        </w:rPr>
        <w:t>编译</w:t>
      </w:r>
      <w:r w:rsidRPr="00573394">
        <w:rPr>
          <w:rFonts w:hint="eastAsia"/>
        </w:rPr>
        <w:t>darknet</w:t>
      </w:r>
      <w:bookmarkEnd w:id="70"/>
    </w:p>
    <w:p w14:paraId="5468598C" w14:textId="77777777" w:rsidR="00573394" w:rsidRDefault="00573394" w:rsidP="00573394">
      <w:pPr>
        <w:rPr>
          <w:lang w:val="x-none"/>
        </w:rPr>
      </w:pPr>
      <w:r>
        <w:rPr>
          <w:lang w:val="x-none"/>
        </w:rPr>
        <w:tab/>
      </w:r>
      <w:r>
        <w:rPr>
          <w:rFonts w:hint="eastAsia"/>
          <w:lang w:val="x-none"/>
        </w:rPr>
        <w:t>本系统使用的是</w:t>
      </w:r>
      <w:r>
        <w:rPr>
          <w:rFonts w:hint="eastAsia"/>
          <w:lang w:val="x-none"/>
        </w:rPr>
        <w:t>2.3.5</w:t>
      </w:r>
      <w:r>
        <w:rPr>
          <w:rFonts w:hint="eastAsia"/>
          <w:lang w:val="x-none"/>
        </w:rPr>
        <w:t>节介绍的</w:t>
      </w:r>
      <w:r>
        <w:rPr>
          <w:rFonts w:hint="eastAsia"/>
          <w:lang w:val="x-none"/>
        </w:rPr>
        <w:t>AB</w:t>
      </w:r>
      <w:r>
        <w:rPr>
          <w:rFonts w:hint="eastAsia"/>
          <w:lang w:val="x-none"/>
        </w:rPr>
        <w:t>版</w:t>
      </w:r>
      <w:r>
        <w:rPr>
          <w:rFonts w:hint="eastAsia"/>
          <w:lang w:val="x-none"/>
        </w:rPr>
        <w:t>darknet</w:t>
      </w:r>
      <w:r>
        <w:rPr>
          <w:rFonts w:hint="eastAsia"/>
          <w:lang w:val="x-none"/>
        </w:rPr>
        <w:t>，它的配置过程比较繁琐，准备工作的每一个细节都要保证精准无误，否则</w:t>
      </w:r>
      <w:r>
        <w:rPr>
          <w:rFonts w:hint="eastAsia"/>
          <w:lang w:val="x-none"/>
        </w:rPr>
        <w:t>ERROR</w:t>
      </w:r>
      <w:r>
        <w:rPr>
          <w:rFonts w:hint="eastAsia"/>
          <w:lang w:val="x-none"/>
        </w:rPr>
        <w:t>将如决堤之水。图</w:t>
      </w:r>
      <w:r>
        <w:rPr>
          <w:rFonts w:hint="eastAsia"/>
          <w:lang w:val="x-none"/>
        </w:rPr>
        <w:t>2-7</w:t>
      </w:r>
      <w:r>
        <w:rPr>
          <w:rFonts w:hint="eastAsia"/>
          <w:lang w:val="x-none"/>
        </w:rPr>
        <w:t>是作者专门说明的环境要求。</w:t>
      </w:r>
    </w:p>
    <w:p w14:paraId="42402D25" w14:textId="77777777" w:rsidR="00573394" w:rsidRDefault="00573394" w:rsidP="00573394">
      <w:pPr>
        <w:rPr>
          <w:lang w:val="x-none"/>
        </w:rPr>
      </w:pPr>
      <w:r>
        <w:rPr>
          <w:rFonts w:hint="eastAsia"/>
          <w:lang w:val="x-none"/>
        </w:rPr>
        <w:t>首先，</w:t>
      </w:r>
      <w:r>
        <w:rPr>
          <w:rFonts w:hint="eastAsia"/>
          <w:lang w:val="x-none"/>
        </w:rPr>
        <w:t>opencv</w:t>
      </w:r>
      <w:r>
        <w:rPr>
          <w:rFonts w:hint="eastAsia"/>
          <w:lang w:val="x-none"/>
        </w:rPr>
        <w:t>版本要在</w:t>
      </w:r>
      <w:r>
        <w:rPr>
          <w:rFonts w:hint="eastAsia"/>
          <w:lang w:val="x-none"/>
        </w:rPr>
        <w:t>2.0</w:t>
      </w:r>
      <w:r>
        <w:rPr>
          <w:rFonts w:hint="eastAsia"/>
          <w:lang w:val="x-none"/>
        </w:rPr>
        <w:t>到</w:t>
      </w:r>
      <w:r>
        <w:rPr>
          <w:rFonts w:hint="eastAsia"/>
          <w:lang w:val="x-none"/>
        </w:rPr>
        <w:t>4.0</w:t>
      </w:r>
      <w:r>
        <w:rPr>
          <w:rFonts w:hint="eastAsia"/>
          <w:lang w:val="x-none"/>
        </w:rPr>
        <w:t>之间，本系统采用的是</w:t>
      </w:r>
      <w:r>
        <w:rPr>
          <w:rFonts w:hint="eastAsia"/>
          <w:lang w:val="x-none"/>
        </w:rPr>
        <w:t>opencv3.4</w:t>
      </w:r>
      <w:r>
        <w:rPr>
          <w:lang w:val="x-none"/>
        </w:rPr>
        <w:t xml:space="preserve"> </w:t>
      </w:r>
      <w:r>
        <w:rPr>
          <w:rFonts w:hint="eastAsia"/>
          <w:lang w:val="x-none"/>
        </w:rPr>
        <w:t>。</w:t>
      </w:r>
    </w:p>
    <w:p w14:paraId="3310C3C0" w14:textId="77777777" w:rsidR="00573394" w:rsidRDefault="00573394" w:rsidP="00573394">
      <w:pPr>
        <w:rPr>
          <w:lang w:val="x-none"/>
        </w:rPr>
      </w:pPr>
      <w:r>
        <w:rPr>
          <w:rFonts w:hint="eastAsia"/>
          <w:lang w:val="x-none"/>
        </w:rPr>
        <w:t>其次，</w:t>
      </w:r>
      <w:r>
        <w:rPr>
          <w:rFonts w:hint="eastAsia"/>
          <w:lang w:val="x-none"/>
        </w:rPr>
        <w:t>CUDA</w:t>
      </w:r>
      <w:r>
        <w:rPr>
          <w:rFonts w:hint="eastAsia"/>
          <w:lang w:val="x-none"/>
        </w:rPr>
        <w:t>版本到大于</w:t>
      </w:r>
      <w:r>
        <w:rPr>
          <w:rFonts w:hint="eastAsia"/>
          <w:lang w:val="x-none"/>
        </w:rPr>
        <w:t>7.5</w:t>
      </w:r>
      <w:r>
        <w:rPr>
          <w:rFonts w:hint="eastAsia"/>
          <w:lang w:val="x-none"/>
        </w:rPr>
        <w:t>，</w:t>
      </w:r>
      <w:r>
        <w:rPr>
          <w:rFonts w:hint="eastAsia"/>
          <w:lang w:val="x-none"/>
        </w:rPr>
        <w:t>cudnn</w:t>
      </w:r>
      <w:r>
        <w:rPr>
          <w:rFonts w:hint="eastAsia"/>
          <w:lang w:val="x-none"/>
        </w:rPr>
        <w:t>版本大于</w:t>
      </w:r>
      <w:r>
        <w:rPr>
          <w:rFonts w:hint="eastAsia"/>
          <w:lang w:val="x-none"/>
        </w:rPr>
        <w:t>7.0</w:t>
      </w:r>
      <w:r>
        <w:rPr>
          <w:rFonts w:hint="eastAsia"/>
          <w:lang w:val="x-none"/>
        </w:rPr>
        <w:t>。</w:t>
      </w:r>
    </w:p>
    <w:p w14:paraId="25327864" w14:textId="77777777" w:rsidR="00573394" w:rsidRPr="007652C3" w:rsidRDefault="00573394" w:rsidP="00573394">
      <w:pPr>
        <w:rPr>
          <w:lang w:val="x-none"/>
        </w:rPr>
      </w:pPr>
      <w:r>
        <w:rPr>
          <w:rFonts w:hint="eastAsia"/>
          <w:lang w:val="x-none"/>
        </w:rPr>
        <w:lastRenderedPageBreak/>
        <w:t>最后，要保证</w:t>
      </w:r>
      <w:r>
        <w:rPr>
          <w:rFonts w:hint="eastAsia"/>
          <w:lang w:val="x-none"/>
        </w:rPr>
        <w:t>NVIDIA</w:t>
      </w:r>
      <w:r>
        <w:rPr>
          <w:rFonts w:hint="eastAsia"/>
          <w:lang w:val="x-none"/>
        </w:rPr>
        <w:t>驱动版本、</w:t>
      </w:r>
      <w:r>
        <w:rPr>
          <w:rFonts w:hint="eastAsia"/>
          <w:lang w:val="x-none"/>
        </w:rPr>
        <w:t>CUDA</w:t>
      </w:r>
      <w:r>
        <w:rPr>
          <w:rFonts w:hint="eastAsia"/>
          <w:lang w:val="x-none"/>
        </w:rPr>
        <w:t>版本、</w:t>
      </w:r>
      <w:r>
        <w:rPr>
          <w:rFonts w:hint="eastAsia"/>
          <w:lang w:val="x-none"/>
        </w:rPr>
        <w:t>CUDNN</w:t>
      </w:r>
      <w:r>
        <w:rPr>
          <w:rFonts w:hint="eastAsia"/>
          <w:lang w:val="x-none"/>
        </w:rPr>
        <w:t>版本之间的对应关系。</w:t>
      </w:r>
      <w:r>
        <w:rPr>
          <w:rFonts w:hint="eastAsia"/>
          <w:lang w:val="x-none"/>
        </w:rPr>
        <w:t>CUDA</w:t>
      </w:r>
      <w:r>
        <w:rPr>
          <w:rFonts w:hint="eastAsia"/>
          <w:lang w:val="x-none"/>
        </w:rPr>
        <w:t>与</w:t>
      </w:r>
      <w:r>
        <w:rPr>
          <w:rFonts w:hint="eastAsia"/>
          <w:lang w:val="x-none"/>
        </w:rPr>
        <w:t>CUDNN</w:t>
      </w:r>
      <w:r>
        <w:rPr>
          <w:rFonts w:hint="eastAsia"/>
          <w:lang w:val="x-none"/>
        </w:rPr>
        <w:t>的关系对照关系可以在图</w:t>
      </w:r>
      <w:r>
        <w:rPr>
          <w:rFonts w:hint="eastAsia"/>
          <w:lang w:val="x-none"/>
        </w:rPr>
        <w:t>3-5</w:t>
      </w:r>
      <w:r>
        <w:rPr>
          <w:rFonts w:hint="eastAsia"/>
          <w:lang w:val="x-none"/>
        </w:rPr>
        <w:t>中查到。而高版本</w:t>
      </w:r>
      <w:r>
        <w:rPr>
          <w:rFonts w:hint="eastAsia"/>
          <w:lang w:val="x-none"/>
        </w:rPr>
        <w:t>NVIDIA</w:t>
      </w:r>
      <w:r w:rsidRPr="007652C3">
        <w:rPr>
          <w:rFonts w:hint="eastAsia"/>
          <w:lang w:val="x-none"/>
        </w:rPr>
        <w:t xml:space="preserve"> </w:t>
      </w:r>
      <w:r>
        <w:rPr>
          <w:rFonts w:hint="eastAsia"/>
          <w:lang w:val="x-none"/>
        </w:rPr>
        <w:t>驱动兼容低版本，所以只要将其更新到最新版即可。我的显示适配器是</w:t>
      </w:r>
      <w:r>
        <w:rPr>
          <w:rFonts w:hint="eastAsia"/>
          <w:lang w:val="x-none"/>
        </w:rPr>
        <w:t>NVIDIA</w:t>
      </w:r>
      <w:r>
        <w:rPr>
          <w:lang w:val="x-none"/>
        </w:rPr>
        <w:t xml:space="preserve"> </w:t>
      </w:r>
      <w:r>
        <w:rPr>
          <w:rFonts w:hint="eastAsia"/>
          <w:lang w:val="x-none"/>
        </w:rPr>
        <w:t>GTX</w:t>
      </w:r>
      <w:r>
        <w:rPr>
          <w:lang w:val="x-none"/>
        </w:rPr>
        <w:t xml:space="preserve"> </w:t>
      </w:r>
      <w:r>
        <w:rPr>
          <w:rFonts w:hint="eastAsia"/>
          <w:lang w:val="x-none"/>
        </w:rPr>
        <w:t>GeForce</w:t>
      </w:r>
      <w:r>
        <w:rPr>
          <w:lang w:val="x-none"/>
        </w:rPr>
        <w:t xml:space="preserve"> </w:t>
      </w:r>
      <w:r>
        <w:rPr>
          <w:rFonts w:hint="eastAsia"/>
          <w:lang w:val="x-none"/>
        </w:rPr>
        <w:t>1660Ti</w:t>
      </w:r>
      <w:r>
        <w:rPr>
          <w:rFonts w:hint="eastAsia"/>
          <w:lang w:val="x-none"/>
        </w:rPr>
        <w:t>，驱动版本为</w:t>
      </w:r>
      <w:r>
        <w:rPr>
          <w:rFonts w:hint="eastAsia"/>
          <w:lang w:val="x-none"/>
        </w:rPr>
        <w:t>430</w:t>
      </w:r>
      <w:r>
        <w:rPr>
          <w:rFonts w:hint="eastAsia"/>
          <w:lang w:val="x-none"/>
        </w:rPr>
        <w:t>，</w:t>
      </w:r>
      <w:r>
        <w:rPr>
          <w:rFonts w:hint="eastAsia"/>
          <w:lang w:val="x-none"/>
        </w:rPr>
        <w:t>CUDA</w:t>
      </w:r>
      <w:r>
        <w:rPr>
          <w:rFonts w:hint="eastAsia"/>
          <w:lang w:val="x-none"/>
        </w:rPr>
        <w:t>版本为</w:t>
      </w:r>
      <w:r>
        <w:rPr>
          <w:rFonts w:hint="eastAsia"/>
          <w:lang w:val="x-none"/>
        </w:rPr>
        <w:t>10.0</w:t>
      </w:r>
      <w:r>
        <w:rPr>
          <w:rFonts w:hint="eastAsia"/>
          <w:lang w:val="x-none"/>
        </w:rPr>
        <w:t>，</w:t>
      </w:r>
      <w:r>
        <w:rPr>
          <w:rFonts w:hint="eastAsia"/>
          <w:lang w:val="x-none"/>
        </w:rPr>
        <w:t>CUDNN</w:t>
      </w:r>
      <w:r>
        <w:rPr>
          <w:rFonts w:hint="eastAsia"/>
          <w:lang w:val="x-none"/>
        </w:rPr>
        <w:t>版本为</w:t>
      </w:r>
      <w:r>
        <w:rPr>
          <w:rFonts w:hint="eastAsia"/>
          <w:lang w:val="x-none"/>
        </w:rPr>
        <w:t>7.4</w:t>
      </w:r>
      <w:r>
        <w:rPr>
          <w:lang w:val="x-none"/>
        </w:rPr>
        <w:t xml:space="preserve"> </w:t>
      </w:r>
      <w:r>
        <w:rPr>
          <w:rFonts w:hint="eastAsia"/>
          <w:lang w:val="x-none"/>
        </w:rPr>
        <w:t>。</w:t>
      </w:r>
    </w:p>
    <w:p w14:paraId="1C414D6D" w14:textId="4D6BBC50" w:rsidR="00573394" w:rsidRDefault="00573394" w:rsidP="00573394">
      <w:pPr>
        <w:jc w:val="center"/>
      </w:pPr>
      <w:r>
        <w:fldChar w:fldCharType="begin"/>
      </w:r>
      <w:r>
        <w:instrText xml:space="preserve"> INCLUDEPICTURE "E:\\AppData\\QQ\\1617363770\\Image\\C2C\\AE6B3454E2091219704A5FC4953828B9.jpg" \* MERGEFORMATINET </w:instrText>
      </w:r>
      <w:r>
        <w:fldChar w:fldCharType="separate"/>
      </w:r>
      <w:r w:rsidR="00BC3E82">
        <w:pict w14:anchorId="59F7BA6C">
          <v:shape id="_x0000_i1063" type="#_x0000_t75" style="width:507pt;height:225.5pt">
            <v:imagedata r:id="rId50" r:href="rId51"/>
          </v:shape>
        </w:pict>
      </w:r>
      <w:r>
        <w:fldChar w:fldCharType="end"/>
      </w:r>
    </w:p>
    <w:p w14:paraId="104411D0" w14:textId="77777777" w:rsidR="00573394" w:rsidRDefault="00573394" w:rsidP="00573394">
      <w:pPr>
        <w:ind w:firstLine="422"/>
        <w:jc w:val="center"/>
        <w:rPr>
          <w:b/>
          <w:bCs/>
        </w:rPr>
      </w:pPr>
      <w:r w:rsidRPr="000C1EFA">
        <w:rPr>
          <w:rFonts w:hint="eastAsia"/>
          <w:b/>
          <w:bCs/>
        </w:rPr>
        <w:t>图</w:t>
      </w:r>
      <w:r w:rsidRPr="000C1EFA">
        <w:rPr>
          <w:rFonts w:hint="eastAsia"/>
          <w:b/>
          <w:bCs/>
        </w:rPr>
        <w:t>3-7</w:t>
      </w:r>
      <w:r w:rsidRPr="000C1EFA">
        <w:rPr>
          <w:b/>
          <w:bCs/>
        </w:rPr>
        <w:t xml:space="preserve"> </w:t>
      </w:r>
      <w:r w:rsidRPr="000C1EFA">
        <w:rPr>
          <w:rFonts w:hint="eastAsia"/>
          <w:b/>
          <w:bCs/>
        </w:rPr>
        <w:t>编译环境要求</w:t>
      </w:r>
    </w:p>
    <w:p w14:paraId="1E6C096B" w14:textId="77777777" w:rsidR="00573394" w:rsidRDefault="00573394" w:rsidP="00573394">
      <w:r>
        <w:rPr>
          <w:rFonts w:hint="eastAsia"/>
        </w:rPr>
        <w:t>以下是</w:t>
      </w:r>
      <w:r>
        <w:rPr>
          <w:rFonts w:hint="eastAsia"/>
        </w:rPr>
        <w:t>darknet</w:t>
      </w:r>
      <w:r>
        <w:rPr>
          <w:rFonts w:hint="eastAsia"/>
        </w:rPr>
        <w:t>的编译步骤：</w:t>
      </w:r>
    </w:p>
    <w:p w14:paraId="31B211D5" w14:textId="77777777" w:rsidR="00573394" w:rsidRDefault="00573394" w:rsidP="00573394">
      <w:r>
        <w:rPr>
          <w:rFonts w:hint="eastAsia"/>
        </w:rPr>
        <w:t>1</w:t>
      </w:r>
      <w:r>
        <w:rPr>
          <w:rFonts w:hint="eastAsia"/>
        </w:rPr>
        <w:t>）按照以上要求做好环境准备；</w:t>
      </w:r>
    </w:p>
    <w:p w14:paraId="1762E88E" w14:textId="77777777" w:rsidR="00573394" w:rsidRDefault="00573394" w:rsidP="00573394">
      <w:r>
        <w:rPr>
          <w:rFonts w:hint="eastAsia"/>
        </w:rPr>
        <w:t>2</w:t>
      </w:r>
      <w:r>
        <w:rPr>
          <w:rFonts w:hint="eastAsia"/>
        </w:rPr>
        <w:t>）</w:t>
      </w:r>
      <w:r w:rsidRPr="00F84691">
        <w:rPr>
          <w:rFonts w:hint="eastAsia"/>
        </w:rPr>
        <w:t>配置好</w:t>
      </w:r>
      <w:r>
        <w:rPr>
          <w:rFonts w:hint="eastAsia"/>
        </w:rPr>
        <w:t>以上环境之后，使用</w:t>
      </w:r>
      <w:r>
        <w:rPr>
          <w:rFonts w:hint="eastAsia"/>
        </w:rPr>
        <w:t>git</w:t>
      </w:r>
      <w:r>
        <w:rPr>
          <w:rFonts w:hint="eastAsia"/>
        </w:rPr>
        <w:t>工具下载</w:t>
      </w:r>
      <w:r>
        <w:rPr>
          <w:rFonts w:hint="eastAsia"/>
        </w:rPr>
        <w:t>AB</w:t>
      </w:r>
      <w:r>
        <w:rPr>
          <w:rFonts w:hint="eastAsia"/>
        </w:rPr>
        <w:t>版</w:t>
      </w:r>
      <w:r>
        <w:rPr>
          <w:rFonts w:hint="eastAsia"/>
        </w:rPr>
        <w:t>darknet</w:t>
      </w:r>
      <w:r>
        <w:rPr>
          <w:rFonts w:hint="eastAsia"/>
        </w:rPr>
        <w:t>源码（也可以访问其</w:t>
      </w:r>
      <w:r>
        <w:rPr>
          <w:rFonts w:hint="eastAsia"/>
        </w:rPr>
        <w:t>github</w:t>
      </w:r>
      <w:r>
        <w:rPr>
          <w:rFonts w:hint="eastAsia"/>
        </w:rPr>
        <w:t>网站下载压缩包</w:t>
      </w:r>
      <w:r>
        <w:rPr>
          <w:rFonts w:hint="eastAsia"/>
        </w:rPr>
        <w:t xml:space="preserve"> </w:t>
      </w:r>
      <w:r>
        <w:rPr>
          <w:rFonts w:hint="eastAsia"/>
        </w:rPr>
        <w:t>）</w:t>
      </w:r>
    </w:p>
    <w:p w14:paraId="488050B3" w14:textId="3924211B" w:rsidR="00573394" w:rsidRDefault="00573394" w:rsidP="00573394">
      <w:pPr>
        <w:rPr>
          <w:rFonts w:ascii="宋体" w:hAnsi="宋体"/>
          <w:shd w:val="clear" w:color="auto" w:fill="F9F2F4"/>
        </w:rPr>
      </w:pPr>
      <w:r w:rsidRPr="00F84691">
        <w:rPr>
          <w:rFonts w:ascii="宋体" w:hAnsi="宋体"/>
          <w:shd w:val="clear" w:color="auto" w:fill="F9F2F4"/>
        </w:rPr>
        <w:t xml:space="preserve">git clone </w:t>
      </w:r>
      <w:hyperlink r:id="rId52" w:history="1">
        <w:r w:rsidRPr="006F6E87">
          <w:rPr>
            <w:rStyle w:val="a9"/>
            <w:rFonts w:ascii="宋体" w:hAnsi="宋体"/>
            <w:shd w:val="clear" w:color="auto" w:fill="F9F2F4"/>
          </w:rPr>
          <w:t>https://github.com/AlexeyAB/darknet</w:t>
        </w:r>
      </w:hyperlink>
    </w:p>
    <w:p w14:paraId="7DA4B6F2" w14:textId="77777777" w:rsidR="00573394" w:rsidRPr="00C51A55" w:rsidRDefault="00573394" w:rsidP="00573394">
      <w:pPr>
        <w:rPr>
          <w:rFonts w:ascii="宋体" w:hAnsi="宋体"/>
        </w:rPr>
      </w:pPr>
      <w:r>
        <w:rPr>
          <w:rFonts w:ascii="宋体" w:hAnsi="宋体"/>
        </w:rPr>
        <w:tab/>
      </w:r>
      <w:r>
        <w:rPr>
          <w:rFonts w:ascii="宋体" w:hAnsi="宋体" w:hint="eastAsia"/>
        </w:rPr>
        <w:t>3）进入到b</w:t>
      </w:r>
      <w:r>
        <w:rPr>
          <w:rFonts w:ascii="宋体" w:hAnsi="宋体"/>
        </w:rPr>
        <w:t>uild/darknet/x64</w:t>
      </w:r>
      <w:r>
        <w:rPr>
          <w:rFonts w:ascii="宋体" w:hAnsi="宋体" w:hint="eastAsia"/>
        </w:rPr>
        <w:t>目录，</w:t>
      </w:r>
      <w:r w:rsidRPr="00F84691">
        <w:rPr>
          <w:rFonts w:ascii="宋体" w:hAnsi="宋体" w:hint="eastAsia"/>
        </w:rPr>
        <w:t>将opencv3.</w:t>
      </w:r>
      <w:r>
        <w:rPr>
          <w:rFonts w:ascii="宋体" w:hAnsi="宋体" w:hint="eastAsia"/>
        </w:rPr>
        <w:t>4安装目录</w:t>
      </w:r>
      <w:r w:rsidRPr="00F84691">
        <w:rPr>
          <w:rFonts w:ascii="宋体" w:hAnsi="宋体" w:hint="eastAsia"/>
        </w:rPr>
        <w:t>中的两个dll文件：opencv_ffmpeg340_64.dll和opencv_world340.dll复制到该文件夹下，不然后面运行会报错找不到dll。</w:t>
      </w:r>
      <w:r>
        <w:rPr>
          <w:rFonts w:ascii="宋体" w:hAnsi="宋体" w:hint="eastAsia"/>
        </w:rPr>
        <w:t>如果你找不到这两个dll文件，可以参考图3-8 。</w:t>
      </w:r>
      <w:r w:rsidRPr="00F84691">
        <w:rPr>
          <w:rFonts w:ascii="宋体" w:hAnsi="宋体" w:hint="eastAsia"/>
        </w:rPr>
        <w:t>opencv_world340</w:t>
      </w:r>
      <w:r w:rsidRPr="00C51A55">
        <w:rPr>
          <w:rFonts w:ascii="宋体" w:hAnsi="宋体" w:hint="eastAsia"/>
          <w:color w:val="4D4D4D"/>
          <w:shd w:val="clear" w:color="auto" w:fill="FFFFFF"/>
        </w:rPr>
        <w:t>后面带有小d的是debug版本；不带d的是release版本</w:t>
      </w:r>
      <w:r>
        <w:rPr>
          <w:rFonts w:ascii="宋体" w:hAnsi="宋体" w:hint="eastAsia"/>
          <w:color w:val="4D4D4D"/>
          <w:shd w:val="clear" w:color="auto" w:fill="FFFFFF"/>
        </w:rPr>
        <w:t>，这里需要选择release版本。</w:t>
      </w:r>
    </w:p>
    <w:p w14:paraId="330B4C8A" w14:textId="097BB16A" w:rsidR="00573394" w:rsidRDefault="00573394" w:rsidP="00573394">
      <w:pPr>
        <w:jc w:val="center"/>
        <w:rPr>
          <w:noProof/>
        </w:rPr>
      </w:pPr>
      <w:r w:rsidRPr="007B46EE">
        <w:rPr>
          <w:noProof/>
        </w:rPr>
        <w:drawing>
          <wp:inline distT="0" distB="0" distL="0" distR="0" wp14:anchorId="32CF02C4" wp14:editId="07880D87">
            <wp:extent cx="5276850" cy="2228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inline>
        </w:drawing>
      </w:r>
    </w:p>
    <w:p w14:paraId="53840FE4" w14:textId="77777777" w:rsidR="00573394" w:rsidRDefault="00573394" w:rsidP="00573394">
      <w:pPr>
        <w:jc w:val="center"/>
        <w:rPr>
          <w:rFonts w:ascii="宋体" w:hAnsi="宋体"/>
        </w:rPr>
      </w:pPr>
      <w:r>
        <w:rPr>
          <w:rFonts w:hint="eastAsia"/>
          <w:noProof/>
        </w:rPr>
        <w:lastRenderedPageBreak/>
        <w:t>图</w:t>
      </w:r>
      <w:r>
        <w:rPr>
          <w:rFonts w:hint="eastAsia"/>
          <w:noProof/>
        </w:rPr>
        <w:t>3-8</w:t>
      </w:r>
      <w:r>
        <w:rPr>
          <w:noProof/>
        </w:rPr>
        <w:t xml:space="preserve"> </w:t>
      </w:r>
      <w:r>
        <w:rPr>
          <w:rFonts w:hint="eastAsia"/>
          <w:noProof/>
        </w:rPr>
        <w:t>opencv</w:t>
      </w:r>
      <w:r>
        <w:rPr>
          <w:rFonts w:hint="eastAsia"/>
          <w:noProof/>
        </w:rPr>
        <w:t>库文件的位置</w:t>
      </w:r>
    </w:p>
    <w:p w14:paraId="0C627BCB" w14:textId="77777777" w:rsidR="00573394" w:rsidRDefault="00573394" w:rsidP="00573394">
      <w:pPr>
        <w:rPr>
          <w:rFonts w:ascii="微软雅黑" w:eastAsia="微软雅黑" w:hAnsi="微软雅黑"/>
          <w:color w:val="4D4D4D"/>
          <w:shd w:val="clear" w:color="auto" w:fill="FFFFFF"/>
        </w:rPr>
      </w:pPr>
      <w:r>
        <w:rPr>
          <w:rFonts w:ascii="宋体" w:hAnsi="宋体" w:hint="eastAsia"/>
        </w:rPr>
        <w:t>4）使用</w:t>
      </w:r>
      <w:r>
        <w:rPr>
          <w:rFonts w:ascii="微软雅黑" w:eastAsia="微软雅黑" w:hAnsi="微软雅黑" w:hint="eastAsia"/>
          <w:color w:val="4D4D4D"/>
          <w:shd w:val="clear" w:color="auto" w:fill="FFFFFF"/>
        </w:rPr>
        <w:t>VisualStudio2015（也可以使用2013或者2017版）打开d</w:t>
      </w:r>
      <w:r>
        <w:rPr>
          <w:rFonts w:ascii="微软雅黑" w:eastAsia="微软雅黑" w:hAnsi="微软雅黑"/>
          <w:color w:val="4D4D4D"/>
          <w:shd w:val="clear" w:color="auto" w:fill="FFFFFF"/>
        </w:rPr>
        <w:t>arknet.sln</w:t>
      </w:r>
      <w:r>
        <w:rPr>
          <w:rFonts w:ascii="微软雅黑" w:eastAsia="微软雅黑" w:hAnsi="微软雅黑" w:hint="eastAsia"/>
          <w:color w:val="4D4D4D"/>
          <w:shd w:val="clear" w:color="auto" w:fill="FFFFFF"/>
        </w:rPr>
        <w:t>。</w:t>
      </w:r>
    </w:p>
    <w:p w14:paraId="3933C5AE" w14:textId="77777777" w:rsidR="00573394" w:rsidRDefault="00573394" w:rsidP="00573394">
      <w:r>
        <w:rPr>
          <w:rFonts w:ascii="宋体" w:hAnsi="宋体" w:hint="eastAsia"/>
        </w:rPr>
        <w:t>5）</w:t>
      </w:r>
      <w:r w:rsidRPr="00A82B5F">
        <w:rPr>
          <w:rFonts w:hint="eastAsia"/>
        </w:rPr>
        <w:t>如图</w:t>
      </w:r>
      <w:r w:rsidRPr="00A82B5F">
        <w:rPr>
          <w:rFonts w:hint="eastAsia"/>
        </w:rPr>
        <w:t>3-9</w:t>
      </w:r>
      <w:r w:rsidRPr="00A82B5F">
        <w:rPr>
          <w:rFonts w:hint="eastAsia"/>
        </w:rPr>
        <w:t>所示，右键对</w:t>
      </w:r>
      <w:r w:rsidRPr="00A82B5F">
        <w:rPr>
          <w:rFonts w:hint="eastAsia"/>
        </w:rPr>
        <w:t>darknet.sln</w:t>
      </w:r>
      <w:r w:rsidRPr="00A82B5F">
        <w:rPr>
          <w:rFonts w:hint="eastAsia"/>
        </w:rPr>
        <w:t>进行配置，注意上面应选为</w:t>
      </w:r>
      <w:r w:rsidRPr="00A82B5F">
        <w:rPr>
          <w:rFonts w:hint="eastAsia"/>
        </w:rPr>
        <w:t>release</w:t>
      </w:r>
      <w:r w:rsidRPr="00A82B5F">
        <w:rPr>
          <w:rFonts w:hint="eastAsia"/>
        </w:rPr>
        <w:t>和</w:t>
      </w:r>
      <w:r w:rsidRPr="00A82B5F">
        <w:rPr>
          <w:rFonts w:hint="eastAsia"/>
        </w:rPr>
        <w:t>x64</w:t>
      </w:r>
      <w:r w:rsidRPr="00A82B5F">
        <w:rPr>
          <w:rFonts w:hint="eastAsia"/>
        </w:rPr>
        <w:t>。</w:t>
      </w:r>
    </w:p>
    <w:p w14:paraId="12338120" w14:textId="47902FD8" w:rsidR="00573394" w:rsidRDefault="00573394" w:rsidP="00573394">
      <w:pPr>
        <w:rPr>
          <w:noProof/>
        </w:rPr>
      </w:pPr>
      <w:r w:rsidRPr="007B46EE">
        <w:rPr>
          <w:noProof/>
        </w:rPr>
        <w:drawing>
          <wp:inline distT="0" distB="0" distL="0" distR="0" wp14:anchorId="4AA9F5BD" wp14:editId="0D4FC048">
            <wp:extent cx="5270500" cy="28511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0500" cy="2851150"/>
                    </a:xfrm>
                    <a:prstGeom prst="rect">
                      <a:avLst/>
                    </a:prstGeom>
                    <a:noFill/>
                    <a:ln>
                      <a:noFill/>
                    </a:ln>
                  </pic:spPr>
                </pic:pic>
              </a:graphicData>
            </a:graphic>
          </wp:inline>
        </w:drawing>
      </w:r>
    </w:p>
    <w:p w14:paraId="5CED6517" w14:textId="77777777" w:rsidR="00573394" w:rsidRDefault="00573394" w:rsidP="00573394">
      <w:pPr>
        <w:ind w:firstLine="422"/>
        <w:jc w:val="center"/>
        <w:rPr>
          <w:noProof/>
        </w:rPr>
      </w:pPr>
      <w:r w:rsidRPr="00C07DA1">
        <w:rPr>
          <w:rFonts w:hint="eastAsia"/>
          <w:b/>
          <w:bCs/>
          <w:noProof/>
        </w:rPr>
        <w:t>图</w:t>
      </w:r>
      <w:r w:rsidRPr="00C07DA1">
        <w:rPr>
          <w:rFonts w:hint="eastAsia"/>
          <w:b/>
          <w:bCs/>
          <w:noProof/>
        </w:rPr>
        <w:t>3-9</w:t>
      </w:r>
      <w:r w:rsidRPr="00C07DA1">
        <w:rPr>
          <w:b/>
          <w:bCs/>
          <w:noProof/>
        </w:rPr>
        <w:t xml:space="preserve"> </w:t>
      </w:r>
      <w:r w:rsidRPr="00C07DA1">
        <w:rPr>
          <w:rFonts w:hint="eastAsia"/>
          <w:b/>
          <w:bCs/>
          <w:noProof/>
        </w:rPr>
        <w:t>进行项目配置</w:t>
      </w:r>
    </w:p>
    <w:p w14:paraId="1A4C139A" w14:textId="77777777" w:rsidR="00573394" w:rsidRDefault="00573394" w:rsidP="00573394">
      <w:r>
        <w:rPr>
          <w:rFonts w:hint="eastAsia"/>
        </w:rPr>
        <w:t>6</w:t>
      </w:r>
      <w:r>
        <w:rPr>
          <w:rFonts w:hint="eastAsia"/>
        </w:rPr>
        <w:t>）如图</w:t>
      </w:r>
      <w:r>
        <w:rPr>
          <w:rFonts w:hint="eastAsia"/>
        </w:rPr>
        <w:t>3-9</w:t>
      </w:r>
      <w:r>
        <w:rPr>
          <w:rFonts w:hint="eastAsia"/>
        </w:rPr>
        <w:t>所示，配置</w:t>
      </w:r>
      <w:r>
        <w:rPr>
          <w:rFonts w:hint="eastAsia"/>
        </w:rPr>
        <w:t>SDK</w:t>
      </w:r>
      <w:r>
        <w:rPr>
          <w:rFonts w:hint="eastAsia"/>
        </w:rPr>
        <w:t>版本为</w:t>
      </w:r>
      <w:r>
        <w:rPr>
          <w:rFonts w:hint="eastAsia"/>
        </w:rPr>
        <w:t>8.1</w:t>
      </w:r>
      <w:r>
        <w:rPr>
          <w:rFonts w:hint="eastAsia"/>
        </w:rPr>
        <w:t>，平台工具集为</w:t>
      </w:r>
      <w:r>
        <w:rPr>
          <w:rFonts w:hint="eastAsia"/>
        </w:rPr>
        <w:t>v140</w:t>
      </w:r>
      <w:r>
        <w:rPr>
          <w:rFonts w:hint="eastAsia"/>
        </w:rPr>
        <w:t>（如果使用</w:t>
      </w:r>
      <w:r>
        <w:rPr>
          <w:rFonts w:hint="eastAsia"/>
        </w:rPr>
        <w:t>VS2017</w:t>
      </w:r>
      <w:r>
        <w:rPr>
          <w:rFonts w:hint="eastAsia"/>
        </w:rPr>
        <w:t>或者</w:t>
      </w:r>
      <w:r>
        <w:rPr>
          <w:rFonts w:hint="eastAsia"/>
        </w:rPr>
        <w:t>2013</w:t>
      </w:r>
      <w:r>
        <w:rPr>
          <w:rFonts w:hint="eastAsia"/>
        </w:rPr>
        <w:t>，</w:t>
      </w:r>
      <w:r>
        <w:rPr>
          <w:rFonts w:hint="eastAsia"/>
        </w:rPr>
        <w:t>SDK</w:t>
      </w:r>
      <w:r>
        <w:rPr>
          <w:rFonts w:hint="eastAsia"/>
        </w:rPr>
        <w:t>和平台工具集要选择与之对应的版本）</w:t>
      </w:r>
    </w:p>
    <w:p w14:paraId="7398B22A" w14:textId="404D12FC" w:rsidR="00573394" w:rsidRDefault="00573394" w:rsidP="00573394">
      <w:pPr>
        <w:rPr>
          <w:noProof/>
        </w:rPr>
      </w:pPr>
      <w:r w:rsidRPr="007B46EE">
        <w:rPr>
          <w:noProof/>
        </w:rPr>
        <w:drawing>
          <wp:inline distT="0" distB="0" distL="0" distR="0" wp14:anchorId="75453A02" wp14:editId="3548AE22">
            <wp:extent cx="5276850" cy="352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43F7F071" w14:textId="77777777" w:rsidR="00573394" w:rsidRDefault="00573394" w:rsidP="00573394">
      <w:pPr>
        <w:jc w:val="center"/>
        <w:rPr>
          <w:noProof/>
        </w:rPr>
      </w:pPr>
      <w:r>
        <w:rPr>
          <w:rFonts w:hint="eastAsia"/>
          <w:noProof/>
        </w:rPr>
        <w:t>图</w:t>
      </w:r>
      <w:r>
        <w:rPr>
          <w:rFonts w:hint="eastAsia"/>
          <w:noProof/>
        </w:rPr>
        <w:t>3-9</w:t>
      </w:r>
      <w:r>
        <w:rPr>
          <w:noProof/>
        </w:rPr>
        <w:t xml:space="preserve"> </w:t>
      </w:r>
      <w:r>
        <w:rPr>
          <w:rFonts w:hint="eastAsia"/>
          <w:noProof/>
        </w:rPr>
        <w:t>SDK</w:t>
      </w:r>
      <w:r>
        <w:rPr>
          <w:rFonts w:hint="eastAsia"/>
          <w:noProof/>
        </w:rPr>
        <w:t>与平台工具集的配置</w:t>
      </w:r>
    </w:p>
    <w:p w14:paraId="19CFEA35" w14:textId="77777777" w:rsidR="00573394" w:rsidRDefault="00573394" w:rsidP="00573394">
      <w:pPr>
        <w:rPr>
          <w:rFonts w:ascii="宋体" w:hAnsi="宋体"/>
          <w:color w:val="4F4F4F"/>
          <w:shd w:val="clear" w:color="auto" w:fill="FFFFFF"/>
        </w:rPr>
      </w:pPr>
      <w:r>
        <w:rPr>
          <w:rFonts w:hint="eastAsia"/>
          <w:noProof/>
        </w:rPr>
        <w:t>7</w:t>
      </w:r>
      <w:r>
        <w:rPr>
          <w:rFonts w:hint="eastAsia"/>
          <w:noProof/>
        </w:rPr>
        <w:t>）</w:t>
      </w:r>
      <w:r w:rsidRPr="002A13FD">
        <w:rPr>
          <w:rFonts w:ascii="宋体" w:hAnsi="宋体" w:hint="eastAsia"/>
          <w:noProof/>
        </w:rPr>
        <w:t>如图3-10</w:t>
      </w:r>
      <w:r>
        <w:rPr>
          <w:rFonts w:ascii="宋体" w:hAnsi="宋体" w:hint="eastAsia"/>
          <w:noProof/>
        </w:rPr>
        <w:t>和3-11</w:t>
      </w:r>
      <w:r w:rsidRPr="002A13FD">
        <w:rPr>
          <w:rFonts w:ascii="宋体" w:hAnsi="宋体" w:hint="eastAsia"/>
          <w:noProof/>
        </w:rPr>
        <w:t>所示，</w:t>
      </w:r>
      <w:r w:rsidRPr="002A13FD">
        <w:rPr>
          <w:rFonts w:ascii="宋体" w:hAnsi="宋体" w:hint="eastAsia"/>
          <w:color w:val="4F4F4F"/>
          <w:shd w:val="clear" w:color="auto" w:fill="FFFFFF"/>
        </w:rPr>
        <w:t>修改包含目录和库目录，即添加opencv3.4的包含目录和库目录（按照自己的opencv3.4的路径来进行添加）</w:t>
      </w:r>
    </w:p>
    <w:p w14:paraId="5858ADD9" w14:textId="5913C0B4" w:rsidR="00573394" w:rsidRDefault="00573394" w:rsidP="00573394">
      <w:pPr>
        <w:jc w:val="center"/>
        <w:rPr>
          <w:noProof/>
        </w:rPr>
      </w:pPr>
      <w:r w:rsidRPr="007B46EE">
        <w:rPr>
          <w:noProof/>
        </w:rPr>
        <w:lastRenderedPageBreak/>
        <w:drawing>
          <wp:inline distT="0" distB="0" distL="0" distR="0" wp14:anchorId="7BCF6392" wp14:editId="0F3E035D">
            <wp:extent cx="4972050" cy="3790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2050" cy="3790950"/>
                    </a:xfrm>
                    <a:prstGeom prst="rect">
                      <a:avLst/>
                    </a:prstGeom>
                    <a:noFill/>
                    <a:ln>
                      <a:noFill/>
                    </a:ln>
                  </pic:spPr>
                </pic:pic>
              </a:graphicData>
            </a:graphic>
          </wp:inline>
        </w:drawing>
      </w:r>
    </w:p>
    <w:p w14:paraId="5D123951" w14:textId="77777777" w:rsidR="00573394" w:rsidRPr="00187FF3" w:rsidRDefault="00573394" w:rsidP="00573394">
      <w:pPr>
        <w:ind w:firstLine="422"/>
        <w:jc w:val="center"/>
        <w:rPr>
          <w:rFonts w:ascii="宋体" w:hAnsi="宋体"/>
          <w:b/>
          <w:bCs/>
          <w:noProof/>
        </w:rPr>
      </w:pPr>
      <w:r w:rsidRPr="00187FF3">
        <w:rPr>
          <w:rFonts w:ascii="宋体" w:hAnsi="宋体" w:hint="eastAsia"/>
          <w:b/>
          <w:bCs/>
          <w:noProof/>
        </w:rPr>
        <w:t>图3-</w:t>
      </w:r>
      <w:r>
        <w:rPr>
          <w:rFonts w:ascii="宋体" w:hAnsi="宋体" w:hint="eastAsia"/>
          <w:b/>
          <w:bCs/>
          <w:noProof/>
        </w:rPr>
        <w:t>10</w:t>
      </w:r>
      <w:r w:rsidRPr="00187FF3">
        <w:rPr>
          <w:rFonts w:ascii="宋体" w:hAnsi="宋体"/>
          <w:b/>
          <w:bCs/>
          <w:noProof/>
        </w:rPr>
        <w:t xml:space="preserve"> </w:t>
      </w:r>
      <w:r w:rsidRPr="00187FF3">
        <w:rPr>
          <w:rFonts w:ascii="宋体" w:hAnsi="宋体" w:hint="eastAsia"/>
          <w:b/>
          <w:bCs/>
          <w:noProof/>
        </w:rPr>
        <w:t>VC++目录的配置</w:t>
      </w:r>
      <w:r>
        <w:rPr>
          <w:rFonts w:ascii="宋体" w:hAnsi="宋体" w:hint="eastAsia"/>
          <w:b/>
          <w:bCs/>
          <w:noProof/>
        </w:rPr>
        <w:t>（包含目录）</w:t>
      </w:r>
    </w:p>
    <w:p w14:paraId="1F2DD050" w14:textId="1F2233E6" w:rsidR="00573394" w:rsidRDefault="00573394" w:rsidP="00573394">
      <w:pPr>
        <w:jc w:val="center"/>
        <w:rPr>
          <w:noProof/>
        </w:rPr>
      </w:pPr>
      <w:r w:rsidRPr="007B46EE">
        <w:rPr>
          <w:noProof/>
        </w:rPr>
        <w:drawing>
          <wp:inline distT="0" distB="0" distL="0" distR="0" wp14:anchorId="5E2BDA30" wp14:editId="78EC5FC0">
            <wp:extent cx="3530600" cy="3378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0600" cy="3378200"/>
                    </a:xfrm>
                    <a:prstGeom prst="rect">
                      <a:avLst/>
                    </a:prstGeom>
                    <a:noFill/>
                    <a:ln>
                      <a:noFill/>
                    </a:ln>
                  </pic:spPr>
                </pic:pic>
              </a:graphicData>
            </a:graphic>
          </wp:inline>
        </w:drawing>
      </w:r>
    </w:p>
    <w:p w14:paraId="3B9D5884" w14:textId="77777777" w:rsidR="00573394" w:rsidRDefault="00573394" w:rsidP="00573394">
      <w:pPr>
        <w:ind w:firstLine="422"/>
        <w:jc w:val="center"/>
        <w:rPr>
          <w:rFonts w:ascii="宋体" w:hAnsi="宋体"/>
          <w:b/>
          <w:bCs/>
          <w:noProof/>
        </w:rPr>
      </w:pPr>
      <w:r w:rsidRPr="00187FF3">
        <w:rPr>
          <w:rFonts w:ascii="宋体" w:hAnsi="宋体" w:hint="eastAsia"/>
          <w:b/>
          <w:bCs/>
          <w:noProof/>
        </w:rPr>
        <w:t>图3-</w:t>
      </w:r>
      <w:r>
        <w:rPr>
          <w:rFonts w:ascii="宋体" w:hAnsi="宋体" w:hint="eastAsia"/>
          <w:b/>
          <w:bCs/>
          <w:noProof/>
        </w:rPr>
        <w:t>11</w:t>
      </w:r>
      <w:r w:rsidRPr="00187FF3">
        <w:rPr>
          <w:rFonts w:ascii="宋体" w:hAnsi="宋体"/>
          <w:b/>
          <w:bCs/>
          <w:noProof/>
        </w:rPr>
        <w:t xml:space="preserve"> </w:t>
      </w:r>
      <w:r w:rsidRPr="00187FF3">
        <w:rPr>
          <w:rFonts w:ascii="宋体" w:hAnsi="宋体" w:hint="eastAsia"/>
          <w:b/>
          <w:bCs/>
          <w:noProof/>
        </w:rPr>
        <w:t>VC++目录的配置</w:t>
      </w:r>
      <w:r>
        <w:rPr>
          <w:rFonts w:ascii="宋体" w:hAnsi="宋体" w:hint="eastAsia"/>
          <w:b/>
          <w:bCs/>
          <w:noProof/>
        </w:rPr>
        <w:t>（库目录）</w:t>
      </w:r>
    </w:p>
    <w:p w14:paraId="1E59966C" w14:textId="77777777" w:rsidR="00573394" w:rsidRPr="00187FF3" w:rsidRDefault="00573394" w:rsidP="00573394">
      <w:pPr>
        <w:rPr>
          <w:noProof/>
        </w:rPr>
      </w:pPr>
      <w:r>
        <w:rPr>
          <w:noProof/>
        </w:rPr>
        <w:tab/>
      </w:r>
      <w:r>
        <w:rPr>
          <w:rFonts w:hint="eastAsia"/>
          <w:noProof/>
        </w:rPr>
        <w:t>8</w:t>
      </w:r>
      <w:r>
        <w:rPr>
          <w:rFonts w:hint="eastAsia"/>
          <w:noProof/>
        </w:rPr>
        <w:t>）如图</w:t>
      </w:r>
      <w:r>
        <w:rPr>
          <w:rFonts w:hint="eastAsia"/>
          <w:noProof/>
        </w:rPr>
        <w:t>3-12</w:t>
      </w:r>
      <w:r>
        <w:rPr>
          <w:rFonts w:hint="eastAsia"/>
          <w:noProof/>
        </w:rPr>
        <w:t>所示，在链接器的配置项中添加</w:t>
      </w:r>
      <w:r>
        <w:rPr>
          <w:rFonts w:hint="eastAsia"/>
          <w:noProof/>
        </w:rPr>
        <w:t>opencv</w:t>
      </w:r>
      <w:r>
        <w:rPr>
          <w:rFonts w:hint="eastAsia"/>
          <w:noProof/>
        </w:rPr>
        <w:t>的附加依赖。</w:t>
      </w:r>
    </w:p>
    <w:p w14:paraId="6DEC783C" w14:textId="237A1275" w:rsidR="00573394" w:rsidRDefault="00573394" w:rsidP="00573394">
      <w:pPr>
        <w:rPr>
          <w:noProof/>
        </w:rPr>
      </w:pPr>
      <w:r w:rsidRPr="007B46EE">
        <w:rPr>
          <w:noProof/>
        </w:rPr>
        <w:lastRenderedPageBreak/>
        <w:drawing>
          <wp:inline distT="0" distB="0" distL="0" distR="0" wp14:anchorId="535E50E8" wp14:editId="278B3B99">
            <wp:extent cx="5276850" cy="3524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23CD8F2F" w14:textId="77777777" w:rsidR="00573394" w:rsidRDefault="00573394" w:rsidP="00573394">
      <w:pPr>
        <w:ind w:firstLine="422"/>
        <w:jc w:val="center"/>
        <w:rPr>
          <w:rFonts w:ascii="宋体" w:hAnsi="宋体"/>
          <w:b/>
          <w:bCs/>
          <w:noProof/>
        </w:rPr>
      </w:pPr>
      <w:r w:rsidRPr="00A67825">
        <w:rPr>
          <w:rFonts w:ascii="宋体" w:hAnsi="宋体" w:hint="eastAsia"/>
          <w:b/>
          <w:bCs/>
          <w:noProof/>
        </w:rPr>
        <w:t>图3-12</w:t>
      </w:r>
      <w:r w:rsidRPr="00A67825">
        <w:rPr>
          <w:rFonts w:ascii="宋体" w:hAnsi="宋体"/>
          <w:b/>
          <w:bCs/>
          <w:noProof/>
        </w:rPr>
        <w:t xml:space="preserve"> </w:t>
      </w:r>
      <w:r w:rsidRPr="00A67825">
        <w:rPr>
          <w:rFonts w:ascii="宋体" w:hAnsi="宋体" w:hint="eastAsia"/>
          <w:b/>
          <w:bCs/>
          <w:noProof/>
        </w:rPr>
        <w:t>附加依赖项的配置</w:t>
      </w:r>
    </w:p>
    <w:p w14:paraId="1FFABB71" w14:textId="77777777" w:rsidR="00573394" w:rsidRPr="00A67825" w:rsidRDefault="00573394" w:rsidP="00573394">
      <w:r>
        <w:tab/>
      </w:r>
      <w:r>
        <w:rPr>
          <w:rFonts w:hint="eastAsia"/>
        </w:rPr>
        <w:t>9</w:t>
      </w:r>
      <w:r>
        <w:rPr>
          <w:rFonts w:hint="eastAsia"/>
        </w:rPr>
        <w:t>）生成解决方案，生成</w:t>
      </w:r>
      <w:r>
        <w:rPr>
          <w:rFonts w:hint="eastAsia"/>
        </w:rPr>
        <w:t>darknet</w:t>
      </w:r>
      <w:r>
        <w:rPr>
          <w:rFonts w:hint="eastAsia"/>
        </w:rPr>
        <w:t>。至此，</w:t>
      </w:r>
      <w:r>
        <w:rPr>
          <w:rFonts w:hint="eastAsia"/>
        </w:rPr>
        <w:t>darknet</w:t>
      </w:r>
      <w:r>
        <w:rPr>
          <w:rFonts w:hint="eastAsia"/>
        </w:rPr>
        <w:t>的编译就完成了。</w:t>
      </w:r>
    </w:p>
    <w:p w14:paraId="70F5AED2" w14:textId="77777777" w:rsidR="00573394" w:rsidRPr="00573394" w:rsidRDefault="00573394" w:rsidP="00573394">
      <w:pPr>
        <w:pStyle w:val="2"/>
        <w:spacing w:before="156" w:after="156"/>
        <w:ind w:left="105"/>
      </w:pPr>
      <w:bookmarkStart w:id="71" w:name="_Toc390431646"/>
      <w:bookmarkStart w:id="72" w:name="_Toc39414434"/>
      <w:bookmarkStart w:id="73" w:name="_Toc40809143"/>
      <w:r w:rsidRPr="00573394">
        <w:rPr>
          <w:rFonts w:hint="eastAsia"/>
        </w:rPr>
        <w:t xml:space="preserve">3.4 </w:t>
      </w:r>
      <w:r w:rsidRPr="00573394">
        <w:rPr>
          <w:rFonts w:hint="eastAsia"/>
        </w:rPr>
        <w:t>本章小结</w:t>
      </w:r>
      <w:bookmarkEnd w:id="71"/>
      <w:bookmarkEnd w:id="72"/>
      <w:bookmarkEnd w:id="73"/>
    </w:p>
    <w:p w14:paraId="1C40A727" w14:textId="77777777" w:rsidR="00573394" w:rsidRDefault="00573394" w:rsidP="00573394">
      <w:pPr>
        <w:pStyle w:val="afc"/>
        <w:rPr>
          <w:lang w:val="x-none"/>
        </w:rPr>
      </w:pPr>
      <w:r>
        <w:rPr>
          <w:rFonts w:hint="eastAsia"/>
          <w:lang w:val="x-none"/>
        </w:rPr>
        <w:t>本章介绍了系统总体设计框架、系统的具体需求分析、开发环境的搭建三部分内容，其中重点介绍了</w:t>
      </w:r>
      <w:r>
        <w:rPr>
          <w:rFonts w:hint="eastAsia"/>
          <w:lang w:val="x-none"/>
        </w:rPr>
        <w:t>darnnet</w:t>
      </w:r>
      <w:r>
        <w:rPr>
          <w:rFonts w:hint="eastAsia"/>
          <w:lang w:val="x-none"/>
        </w:rPr>
        <w:t>的编译。</w:t>
      </w:r>
    </w:p>
    <w:p w14:paraId="7BEF5C53" w14:textId="77777777" w:rsidR="00226336" w:rsidRDefault="00226336" w:rsidP="00AC4E5C">
      <w:pPr>
        <w:rPr>
          <w:rFonts w:cs="Times New Roman"/>
          <w:lang w:val="x-none"/>
        </w:rPr>
      </w:pPr>
    </w:p>
    <w:p w14:paraId="03D3EAF9" w14:textId="77777777" w:rsidR="00573394" w:rsidRPr="00573394" w:rsidRDefault="00573394" w:rsidP="00573394">
      <w:pPr>
        <w:pStyle w:val="1"/>
      </w:pPr>
      <w:bookmarkStart w:id="74" w:name="_Toc39414435"/>
      <w:bookmarkStart w:id="75" w:name="_Toc40809144"/>
      <w:r w:rsidRPr="00573394">
        <w:rPr>
          <w:rFonts w:hint="eastAsia"/>
        </w:rPr>
        <w:t>第四章</w:t>
      </w:r>
      <w:r w:rsidRPr="00573394">
        <w:rPr>
          <w:rFonts w:hint="eastAsia"/>
        </w:rPr>
        <w:t xml:space="preserve"> </w:t>
      </w:r>
      <w:r w:rsidRPr="00573394">
        <w:rPr>
          <w:rFonts w:hint="eastAsia"/>
        </w:rPr>
        <w:t>车型识别系统软件设计</w:t>
      </w:r>
      <w:bookmarkEnd w:id="74"/>
      <w:bookmarkEnd w:id="75"/>
    </w:p>
    <w:p w14:paraId="73EA14D7" w14:textId="77777777" w:rsidR="00573394" w:rsidRPr="000E2A58" w:rsidRDefault="00573394" w:rsidP="00573394">
      <w:pPr>
        <w:ind w:firstLineChars="100" w:firstLine="210"/>
        <w:rPr>
          <w:lang w:val="x-none"/>
        </w:rPr>
      </w:pPr>
      <w:r>
        <w:rPr>
          <w:rFonts w:hint="eastAsia"/>
          <w:lang w:val="x-none"/>
        </w:rPr>
        <w:t>按照车型识别系统（</w:t>
      </w:r>
      <w:r>
        <w:rPr>
          <w:rFonts w:hint="eastAsia"/>
          <w:lang w:val="x-none"/>
        </w:rPr>
        <w:t>VDS</w:t>
      </w:r>
      <w:r>
        <w:rPr>
          <w:rFonts w:hint="eastAsia"/>
          <w:lang w:val="x-none"/>
        </w:rPr>
        <w:t>）需求优先级，将系统为</w:t>
      </w:r>
      <w:r>
        <w:rPr>
          <w:rFonts w:hint="eastAsia"/>
          <w:lang w:val="x-none"/>
        </w:rPr>
        <w:t>1.0-alpha</w:t>
      </w:r>
      <w:r>
        <w:rPr>
          <w:lang w:val="x-none"/>
        </w:rPr>
        <w:t xml:space="preserve">,  1.0,  2.0,  </w:t>
      </w:r>
      <w:r>
        <w:rPr>
          <w:rFonts w:hint="eastAsia"/>
          <w:lang w:val="x-none"/>
        </w:rPr>
        <w:t>三个版本实现。其中</w:t>
      </w:r>
      <w:r>
        <w:rPr>
          <w:rFonts w:hint="eastAsia"/>
          <w:lang w:val="x-none"/>
        </w:rPr>
        <w:t>1.0-alpha</w:t>
      </w:r>
      <w:r>
        <w:rPr>
          <w:rFonts w:hint="eastAsia"/>
          <w:lang w:val="x-none"/>
        </w:rPr>
        <w:t>版实现了图片和标签的读取、数据清洗、训练集划分、模型训练、预测分类等一系列功能。它是一个“探索性”的版本，忽略一些细节，只是走通了一条最为主干的路；</w:t>
      </w:r>
      <w:r>
        <w:rPr>
          <w:rFonts w:hint="eastAsia"/>
          <w:lang w:val="x-none"/>
        </w:rPr>
        <w:t>1.0</w:t>
      </w:r>
      <w:r>
        <w:rPr>
          <w:rFonts w:hint="eastAsia"/>
          <w:lang w:val="x-none"/>
        </w:rPr>
        <w:t>版本在</w:t>
      </w:r>
      <w:r>
        <w:rPr>
          <w:rFonts w:hint="eastAsia"/>
          <w:lang w:val="x-none"/>
        </w:rPr>
        <w:t>1.0-alpha</w:t>
      </w:r>
      <w:r>
        <w:rPr>
          <w:rFonts w:hint="eastAsia"/>
          <w:lang w:val="x-none"/>
        </w:rPr>
        <w:t>版的基础上截弯取直，去掉对程序结果本身无影响的“探索性代码”，实现</w:t>
      </w:r>
      <w:r>
        <w:rPr>
          <w:rFonts w:hint="eastAsia"/>
          <w:lang w:val="x-none"/>
        </w:rPr>
        <w:t>BodyStyle</w:t>
      </w:r>
      <w:r>
        <w:rPr>
          <w:rFonts w:hint="eastAsia"/>
          <w:lang w:val="x-none"/>
        </w:rPr>
        <w:t>分类</w:t>
      </w:r>
      <w:r>
        <w:rPr>
          <w:rFonts w:hint="eastAsia"/>
          <w:lang w:val="x-none"/>
        </w:rPr>
        <w:t>85%</w:t>
      </w:r>
      <w:r>
        <w:rPr>
          <w:rFonts w:hint="eastAsia"/>
          <w:lang w:val="x-none"/>
        </w:rPr>
        <w:t>的精度，支持文件读取的方式输入车辆图片；</w:t>
      </w:r>
      <w:r>
        <w:rPr>
          <w:rFonts w:hint="eastAsia"/>
          <w:lang w:val="x-none"/>
        </w:rPr>
        <w:t>3.0</w:t>
      </w:r>
      <w:r>
        <w:rPr>
          <w:rFonts w:hint="eastAsia"/>
          <w:lang w:val="x-none"/>
        </w:rPr>
        <w:t>版改用</w:t>
      </w:r>
      <w:r>
        <w:rPr>
          <w:rFonts w:hint="eastAsia"/>
          <w:lang w:val="x-none"/>
        </w:rPr>
        <w:t>YOLO</w:t>
      </w:r>
      <w:r>
        <w:rPr>
          <w:rFonts w:hint="eastAsia"/>
          <w:lang w:val="x-none"/>
        </w:rPr>
        <w:t>模型，支持图片、摄像头、视频三种输入，对车辆的</w:t>
      </w:r>
      <w:r>
        <w:rPr>
          <w:rFonts w:hint="eastAsia"/>
          <w:lang w:val="x-none"/>
        </w:rPr>
        <w:t>Make&amp;Module</w:t>
      </w:r>
      <w:r>
        <w:rPr>
          <w:rFonts w:hint="eastAsia"/>
          <w:lang w:val="x-none"/>
        </w:rPr>
        <w:t>进行分类预测。</w:t>
      </w:r>
    </w:p>
    <w:p w14:paraId="762E79C2" w14:textId="77777777" w:rsidR="00573394" w:rsidRPr="00573394" w:rsidRDefault="00573394" w:rsidP="00573394">
      <w:pPr>
        <w:pStyle w:val="2"/>
        <w:spacing w:before="156" w:after="156"/>
        <w:ind w:left="105"/>
      </w:pPr>
      <w:bookmarkStart w:id="76" w:name="_Toc39414436"/>
      <w:bookmarkStart w:id="77" w:name="_Toc40809145"/>
      <w:r w:rsidRPr="00573394">
        <w:t>4.1</w:t>
      </w:r>
      <w:r w:rsidRPr="00573394">
        <w:rPr>
          <w:rFonts w:hint="eastAsia"/>
        </w:rPr>
        <w:t xml:space="preserve"> </w:t>
      </w:r>
      <w:r w:rsidRPr="00573394">
        <w:t>VDS</w:t>
      </w:r>
      <w:r w:rsidRPr="00573394">
        <w:rPr>
          <w:rFonts w:hint="eastAsia"/>
        </w:rPr>
        <w:t>1</w:t>
      </w:r>
      <w:r w:rsidRPr="00573394">
        <w:t>.0-alpha</w:t>
      </w:r>
      <w:bookmarkEnd w:id="76"/>
      <w:bookmarkEnd w:id="77"/>
    </w:p>
    <w:p w14:paraId="7001F8D7" w14:textId="77777777" w:rsidR="00573394" w:rsidRPr="00573394" w:rsidRDefault="00573394" w:rsidP="00573394">
      <w:pPr>
        <w:pStyle w:val="3"/>
        <w:spacing w:before="156" w:after="156"/>
        <w:ind w:left="210"/>
      </w:pPr>
      <w:bookmarkStart w:id="78" w:name="_Toc39414437"/>
      <w:bookmarkStart w:id="79" w:name="_Toc40809146"/>
      <w:r w:rsidRPr="00573394">
        <w:t>4</w:t>
      </w:r>
      <w:r w:rsidRPr="00573394">
        <w:rPr>
          <w:rFonts w:hint="eastAsia"/>
        </w:rPr>
        <w:t>.</w:t>
      </w:r>
      <w:r w:rsidRPr="00573394">
        <w:t>1</w:t>
      </w:r>
      <w:r w:rsidRPr="00573394">
        <w:rPr>
          <w:rFonts w:hint="eastAsia"/>
        </w:rPr>
        <w:t xml:space="preserve">.1 </w:t>
      </w:r>
      <w:r w:rsidRPr="00573394">
        <w:rPr>
          <w:rFonts w:hint="eastAsia"/>
        </w:rPr>
        <w:t>简介</w:t>
      </w:r>
      <w:bookmarkEnd w:id="78"/>
      <w:bookmarkEnd w:id="79"/>
    </w:p>
    <w:p w14:paraId="16B44991" w14:textId="2A1669F5" w:rsidR="00573394" w:rsidRDefault="00573394" w:rsidP="00573394">
      <w:pPr>
        <w:rPr>
          <w:lang w:val="x-none"/>
        </w:rPr>
      </w:pPr>
      <w:r>
        <w:rPr>
          <w:lang w:val="x-none"/>
        </w:rPr>
        <w:t>VDS1.0—alpha</w:t>
      </w:r>
      <w:r>
        <w:rPr>
          <w:rFonts w:hint="eastAsia"/>
          <w:lang w:val="x-none"/>
        </w:rPr>
        <w:t>为本系统第一个探索性版本，其目的是找到一条适合的开发路径。它包括图片和</w:t>
      </w:r>
      <w:r>
        <w:rPr>
          <w:rFonts w:hint="eastAsia"/>
          <w:lang w:val="x-none"/>
        </w:rPr>
        <w:lastRenderedPageBreak/>
        <w:t>标签的预处理、</w:t>
      </w:r>
      <w:r>
        <w:rPr>
          <w:rFonts w:hint="eastAsia"/>
          <w:lang w:val="x-none"/>
        </w:rPr>
        <w:t>BodyStyle</w:t>
      </w:r>
      <w:r>
        <w:rPr>
          <w:rFonts w:hint="eastAsia"/>
          <w:lang w:val="x-none"/>
        </w:rPr>
        <w:t>分类器的网络模型设计、生成对照字典三个主要功能。具体如何实现以及设计思路和什么是字典将在下文一一阐述。</w:t>
      </w:r>
    </w:p>
    <w:p w14:paraId="1D770416" w14:textId="77777777" w:rsidR="00573394" w:rsidRPr="00573394" w:rsidRDefault="00573394" w:rsidP="00573394">
      <w:pPr>
        <w:pStyle w:val="3"/>
        <w:spacing w:before="156" w:after="156"/>
        <w:ind w:left="210"/>
      </w:pPr>
      <w:bookmarkStart w:id="80" w:name="_Toc39414438"/>
      <w:bookmarkStart w:id="81" w:name="_Toc40809147"/>
      <w:r w:rsidRPr="00573394">
        <w:t>4</w:t>
      </w:r>
      <w:r w:rsidRPr="00573394">
        <w:rPr>
          <w:rFonts w:hint="eastAsia"/>
        </w:rPr>
        <w:t>.</w:t>
      </w:r>
      <w:r w:rsidRPr="00573394">
        <w:t>1</w:t>
      </w:r>
      <w:r w:rsidRPr="00573394">
        <w:rPr>
          <w:rFonts w:hint="eastAsia"/>
        </w:rPr>
        <w:t xml:space="preserve">.2 </w:t>
      </w:r>
      <w:r w:rsidRPr="00573394">
        <w:rPr>
          <w:rFonts w:hint="eastAsia"/>
        </w:rPr>
        <w:t>数据预处理</w:t>
      </w:r>
      <w:bookmarkEnd w:id="80"/>
      <w:bookmarkEnd w:id="81"/>
    </w:p>
    <w:p w14:paraId="79E4939C" w14:textId="257857CE" w:rsidR="00573394" w:rsidRPr="00C5003E" w:rsidRDefault="00573394" w:rsidP="00573394">
      <w:pPr>
        <w:rPr>
          <w:lang w:val="x-none"/>
        </w:rPr>
      </w:pPr>
      <w:r>
        <w:rPr>
          <w:rFonts w:hint="eastAsia"/>
          <w:lang w:val="x-none"/>
        </w:rPr>
        <w:t>介绍该模块之前，先对程序的文件存放位置进行简单介绍。如图</w:t>
      </w:r>
      <w:r>
        <w:rPr>
          <w:rFonts w:hint="eastAsia"/>
          <w:lang w:val="x-none"/>
        </w:rPr>
        <w:t>4-1</w:t>
      </w:r>
      <w:r>
        <w:rPr>
          <w:rFonts w:hint="eastAsia"/>
          <w:lang w:val="x-none"/>
        </w:rPr>
        <w:t>所示，当前版本的程序源代码存放在</w:t>
      </w:r>
      <w:r>
        <w:rPr>
          <w:rFonts w:hint="eastAsia"/>
          <w:lang w:val="x-none"/>
        </w:rPr>
        <w:t>1.0-alpha</w:t>
      </w:r>
      <w:r>
        <w:rPr>
          <w:rFonts w:hint="eastAsia"/>
          <w:lang w:val="x-none"/>
        </w:rPr>
        <w:t>文件夹中；图片文件放在</w:t>
      </w:r>
      <w:r>
        <w:rPr>
          <w:rFonts w:hint="eastAsia"/>
          <w:lang w:val="x-none"/>
        </w:rPr>
        <w:t>cardata</w:t>
      </w:r>
      <w:r>
        <w:rPr>
          <w:rFonts w:hint="eastAsia"/>
          <w:lang w:val="x-none"/>
        </w:rPr>
        <w:t>文件夹当中，其命名格式如图</w:t>
      </w:r>
      <w:r>
        <w:rPr>
          <w:rFonts w:hint="eastAsia"/>
          <w:lang w:val="x-none"/>
        </w:rPr>
        <w:t>4-2</w:t>
      </w:r>
      <w:r>
        <w:rPr>
          <w:rFonts w:hint="eastAsia"/>
          <w:lang w:val="x-none"/>
        </w:rPr>
        <w:t>所示；</w:t>
      </w:r>
      <w:r>
        <w:rPr>
          <w:rFonts w:hint="eastAsia"/>
          <w:lang w:val="x-none"/>
        </w:rPr>
        <w:t>compcars</w:t>
      </w:r>
      <w:r>
        <w:rPr>
          <w:rFonts w:hint="eastAsia"/>
          <w:lang w:val="x-none"/>
        </w:rPr>
        <w:t>存放的是另一个图片数据集，当前版本暂时用不到，在这里不予介绍；</w:t>
      </w:r>
      <w:r>
        <w:rPr>
          <w:rFonts w:hint="eastAsia"/>
          <w:lang w:val="x-none"/>
        </w:rPr>
        <w:t>dicts</w:t>
      </w:r>
      <w:r>
        <w:rPr>
          <w:rFonts w:hint="eastAsia"/>
          <w:lang w:val="x-none"/>
        </w:rPr>
        <w:t>文件夹存放的是字典文件，字典即分类号与分类名称的对照，如分类号</w:t>
      </w:r>
      <w:r>
        <w:rPr>
          <w:rFonts w:hint="eastAsia"/>
          <w:lang w:val="x-none"/>
        </w:rPr>
        <w:t>3</w:t>
      </w:r>
      <w:r>
        <w:rPr>
          <w:rFonts w:hint="eastAsia"/>
          <w:lang w:val="x-none"/>
        </w:rPr>
        <w:t>对应的分类名称为</w:t>
      </w:r>
      <w:r>
        <w:rPr>
          <w:rFonts w:hint="eastAsia"/>
          <w:lang w:val="x-none"/>
        </w:rPr>
        <w:t>SUV</w:t>
      </w:r>
      <w:r>
        <w:rPr>
          <w:rFonts w:hint="eastAsia"/>
          <w:lang w:val="x-none"/>
        </w:rPr>
        <w:t>；</w:t>
      </w:r>
      <w:r>
        <w:rPr>
          <w:rFonts w:hint="eastAsia"/>
          <w:lang w:val="x-none"/>
        </w:rPr>
        <w:t>labels</w:t>
      </w:r>
      <w:r>
        <w:rPr>
          <w:rFonts w:hint="eastAsia"/>
          <w:lang w:val="x-none"/>
        </w:rPr>
        <w:t>文件夹存放数据标签；</w:t>
      </w:r>
      <w:r>
        <w:rPr>
          <w:rFonts w:hint="eastAsia"/>
          <w:lang w:val="x-none"/>
        </w:rPr>
        <w:t>logs</w:t>
      </w:r>
      <w:r>
        <w:rPr>
          <w:rFonts w:hint="eastAsia"/>
          <w:lang w:val="x-none"/>
        </w:rPr>
        <w:t>文件夹存放日志文件；</w:t>
      </w:r>
      <w:r>
        <w:rPr>
          <w:rFonts w:hint="eastAsia"/>
          <w:lang w:val="x-none"/>
        </w:rPr>
        <w:t>mats</w:t>
      </w:r>
      <w:r>
        <w:rPr>
          <w:rFonts w:hint="eastAsia"/>
          <w:lang w:val="x-none"/>
        </w:rPr>
        <w:t>文件夹存放的是图片的数字化格式；</w:t>
      </w:r>
      <w:r>
        <w:rPr>
          <w:rFonts w:hint="eastAsia"/>
          <w:lang w:val="x-none"/>
        </w:rPr>
        <w:t>model</w:t>
      </w:r>
      <w:r>
        <w:rPr>
          <w:rFonts w:hint="eastAsia"/>
          <w:lang w:val="x-none"/>
        </w:rPr>
        <w:t>文件夹存放保存的分类器和回归模型。</w:t>
      </w:r>
    </w:p>
    <w:p w14:paraId="50FFBCC9" w14:textId="022E2B2F" w:rsidR="00573394" w:rsidRDefault="00573394" w:rsidP="00573394">
      <w:pPr>
        <w:jc w:val="center"/>
        <w:rPr>
          <w:noProof/>
        </w:rPr>
      </w:pPr>
      <w:r w:rsidRPr="00717F89">
        <w:rPr>
          <w:noProof/>
        </w:rPr>
        <w:drawing>
          <wp:inline distT="0" distB="0" distL="0" distR="0" wp14:anchorId="28B5DF34" wp14:editId="2DE696A6">
            <wp:extent cx="5270500" cy="22479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247900"/>
                    </a:xfrm>
                    <a:prstGeom prst="rect">
                      <a:avLst/>
                    </a:prstGeom>
                    <a:noFill/>
                    <a:ln>
                      <a:noFill/>
                    </a:ln>
                  </pic:spPr>
                </pic:pic>
              </a:graphicData>
            </a:graphic>
          </wp:inline>
        </w:drawing>
      </w:r>
    </w:p>
    <w:p w14:paraId="7DFA4142" w14:textId="77777777" w:rsidR="00573394" w:rsidRDefault="00573394" w:rsidP="00573394">
      <w:pPr>
        <w:ind w:firstLine="422"/>
        <w:jc w:val="center"/>
        <w:rPr>
          <w:rFonts w:ascii="宋体" w:hAnsi="宋体"/>
          <w:b/>
          <w:bCs/>
          <w:noProof/>
        </w:rPr>
      </w:pPr>
      <w:r w:rsidRPr="00C5003E">
        <w:rPr>
          <w:rFonts w:ascii="宋体" w:hAnsi="宋体" w:hint="eastAsia"/>
          <w:b/>
          <w:bCs/>
          <w:noProof/>
        </w:rPr>
        <w:t>图4-1</w:t>
      </w:r>
      <w:r w:rsidRPr="00C5003E">
        <w:rPr>
          <w:rFonts w:ascii="宋体" w:hAnsi="宋体"/>
          <w:b/>
          <w:bCs/>
          <w:noProof/>
        </w:rPr>
        <w:t xml:space="preserve"> </w:t>
      </w:r>
      <w:r w:rsidRPr="00C5003E">
        <w:rPr>
          <w:rFonts w:ascii="宋体" w:hAnsi="宋体" w:hint="eastAsia"/>
          <w:b/>
          <w:bCs/>
          <w:noProof/>
        </w:rPr>
        <w:t>系统文件的存放目录</w:t>
      </w:r>
    </w:p>
    <w:p w14:paraId="04A683CE" w14:textId="034017A0" w:rsidR="00573394" w:rsidRDefault="00573394" w:rsidP="00573394">
      <w:pPr>
        <w:jc w:val="center"/>
        <w:rPr>
          <w:noProof/>
        </w:rPr>
      </w:pPr>
      <w:r w:rsidRPr="00717F89">
        <w:rPr>
          <w:noProof/>
        </w:rPr>
        <w:drawing>
          <wp:inline distT="0" distB="0" distL="0" distR="0" wp14:anchorId="64409BE4" wp14:editId="7F1FD520">
            <wp:extent cx="5276850" cy="23558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2355850"/>
                    </a:xfrm>
                    <a:prstGeom prst="rect">
                      <a:avLst/>
                    </a:prstGeom>
                    <a:noFill/>
                    <a:ln>
                      <a:noFill/>
                    </a:ln>
                  </pic:spPr>
                </pic:pic>
              </a:graphicData>
            </a:graphic>
          </wp:inline>
        </w:drawing>
      </w:r>
    </w:p>
    <w:p w14:paraId="031B2F03" w14:textId="77777777" w:rsidR="00573394" w:rsidRDefault="00573394" w:rsidP="00573394">
      <w:pPr>
        <w:ind w:firstLine="422"/>
        <w:jc w:val="center"/>
        <w:rPr>
          <w:b/>
          <w:bCs/>
          <w:noProof/>
        </w:rPr>
      </w:pPr>
      <w:r w:rsidRPr="00C5003E">
        <w:rPr>
          <w:rFonts w:hint="eastAsia"/>
          <w:b/>
          <w:bCs/>
          <w:noProof/>
        </w:rPr>
        <w:t>图</w:t>
      </w:r>
      <w:r w:rsidRPr="00C5003E">
        <w:rPr>
          <w:rFonts w:hint="eastAsia"/>
          <w:b/>
          <w:bCs/>
          <w:noProof/>
        </w:rPr>
        <w:t>4-2</w:t>
      </w:r>
      <w:r w:rsidRPr="00C5003E">
        <w:rPr>
          <w:b/>
          <w:bCs/>
          <w:noProof/>
        </w:rPr>
        <w:t xml:space="preserve"> </w:t>
      </w:r>
      <w:r w:rsidRPr="00C5003E">
        <w:rPr>
          <w:rFonts w:hint="eastAsia"/>
          <w:b/>
          <w:bCs/>
          <w:noProof/>
        </w:rPr>
        <w:t>图片数据集的命名格式</w:t>
      </w:r>
    </w:p>
    <w:p w14:paraId="44E729E8" w14:textId="77777777" w:rsidR="00573394" w:rsidRDefault="00573394" w:rsidP="00573394">
      <w:r>
        <w:tab/>
      </w:r>
      <w:r>
        <w:rPr>
          <w:rFonts w:hint="eastAsia"/>
        </w:rPr>
        <w:t>接下来正式介绍数据预处理模块。</w:t>
      </w:r>
    </w:p>
    <w:p w14:paraId="733F7C60" w14:textId="77777777" w:rsidR="00573394" w:rsidRDefault="00573394" w:rsidP="00573394">
      <w:r>
        <w:rPr>
          <w:rFonts w:hint="eastAsia"/>
        </w:rPr>
        <w:t>1</w:t>
      </w:r>
      <w:r>
        <w:rPr>
          <w:rFonts w:hint="eastAsia"/>
        </w:rPr>
        <w:t>）首先加载图片，并生成标签：、</w:t>
      </w:r>
    </w:p>
    <w:p w14:paraId="65937093" w14:textId="77777777" w:rsidR="00573394" w:rsidRDefault="00573394" w:rsidP="00573394">
      <w:r>
        <w:rPr>
          <w:rFonts w:hint="eastAsia"/>
        </w:rPr>
        <w:t xml:space="preserve"># </w:t>
      </w:r>
      <w:r>
        <w:rPr>
          <w:rFonts w:hint="eastAsia"/>
        </w:rPr>
        <w:t>加载所有图片，共</w:t>
      </w:r>
      <w:r>
        <w:rPr>
          <w:rFonts w:hint="eastAsia"/>
        </w:rPr>
        <w:t>64467</w:t>
      </w:r>
      <w:r>
        <w:rPr>
          <w:rFonts w:hint="eastAsia"/>
        </w:rPr>
        <w:t>张</w:t>
      </w:r>
    </w:p>
    <w:p w14:paraId="6452A16D" w14:textId="77777777" w:rsidR="00573394" w:rsidRPr="008F27D9" w:rsidRDefault="00573394" w:rsidP="00573394">
      <w:pPr>
        <w:rPr>
          <w:rFonts w:ascii="宋体" w:hAnsi="宋体"/>
        </w:rPr>
      </w:pPr>
      <w:r w:rsidRPr="008F27D9">
        <w:rPr>
          <w:rFonts w:ascii="宋体" w:hAnsi="宋体"/>
        </w:rPr>
        <w:t xml:space="preserve">def load_data():   </w:t>
      </w:r>
    </w:p>
    <w:p w14:paraId="5107AD43" w14:textId="77777777" w:rsidR="00573394" w:rsidRPr="008F27D9" w:rsidRDefault="00573394" w:rsidP="00573394">
      <w:pPr>
        <w:rPr>
          <w:rFonts w:ascii="宋体" w:hAnsi="宋体"/>
        </w:rPr>
      </w:pPr>
      <w:r w:rsidRPr="008F27D9">
        <w:rPr>
          <w:rFonts w:ascii="宋体" w:hAnsi="宋体"/>
        </w:rPr>
        <w:t xml:space="preserve">    data = np.empty((64467, 60, 80, 3), dtype='float32')</w:t>
      </w:r>
    </w:p>
    <w:p w14:paraId="2E8EB4F0" w14:textId="77777777" w:rsidR="00573394" w:rsidRPr="008F27D9" w:rsidRDefault="00573394" w:rsidP="00573394">
      <w:pPr>
        <w:rPr>
          <w:rFonts w:ascii="宋体" w:hAnsi="宋体"/>
        </w:rPr>
      </w:pPr>
      <w:r w:rsidRPr="008F27D9">
        <w:rPr>
          <w:rFonts w:ascii="宋体" w:hAnsi="宋体"/>
        </w:rPr>
        <w:lastRenderedPageBreak/>
        <w:t>#     data_arr=[[[[]]]]</w:t>
      </w:r>
    </w:p>
    <w:p w14:paraId="33C02D9C" w14:textId="77777777" w:rsidR="00573394" w:rsidRPr="008F27D9" w:rsidRDefault="00573394" w:rsidP="00573394">
      <w:pPr>
        <w:rPr>
          <w:rFonts w:ascii="宋体" w:hAnsi="宋体"/>
        </w:rPr>
      </w:pPr>
      <w:r w:rsidRPr="008F27D9">
        <w:rPr>
          <w:rFonts w:ascii="宋体" w:hAnsi="宋体"/>
        </w:rPr>
        <w:t>#     label = np.empty((64467, 16), dtype='string')</w:t>
      </w:r>
    </w:p>
    <w:p w14:paraId="6EA28C04" w14:textId="77777777" w:rsidR="00573394" w:rsidRPr="008F27D9" w:rsidRDefault="00573394" w:rsidP="00573394">
      <w:pPr>
        <w:rPr>
          <w:rFonts w:ascii="宋体" w:hAnsi="宋体"/>
        </w:rPr>
      </w:pPr>
      <w:r w:rsidRPr="008F27D9">
        <w:rPr>
          <w:rFonts w:ascii="宋体" w:hAnsi="宋体"/>
        </w:rPr>
        <w:t xml:space="preserve">    label_arr = [["" for i in range(16)]for j in range(64467)]</w:t>
      </w:r>
    </w:p>
    <w:p w14:paraId="6CE26731" w14:textId="77777777" w:rsidR="00573394" w:rsidRPr="008F27D9" w:rsidRDefault="00573394" w:rsidP="00573394">
      <w:pPr>
        <w:rPr>
          <w:rFonts w:ascii="宋体" w:hAnsi="宋体"/>
        </w:rPr>
      </w:pPr>
      <w:r w:rsidRPr="008F27D9">
        <w:rPr>
          <w:rFonts w:ascii="宋体" w:hAnsi="宋体" w:hint="eastAsia"/>
        </w:rPr>
        <w:t xml:space="preserve">    # os.listdir(filename)返回filename中所有文件的文件名列表</w:t>
      </w:r>
    </w:p>
    <w:p w14:paraId="449DB8D0" w14:textId="77777777" w:rsidR="00573394" w:rsidRPr="008F27D9" w:rsidRDefault="00573394" w:rsidP="00573394">
      <w:pPr>
        <w:rPr>
          <w:rFonts w:ascii="宋体" w:hAnsi="宋体"/>
        </w:rPr>
      </w:pPr>
      <w:r w:rsidRPr="008F27D9">
        <w:rPr>
          <w:rFonts w:ascii="宋体" w:hAnsi="宋体"/>
        </w:rPr>
        <w:t xml:space="preserve">    imgs = os.listdir('cardata')</w:t>
      </w:r>
    </w:p>
    <w:p w14:paraId="71C7E0B2" w14:textId="77777777" w:rsidR="00573394" w:rsidRPr="008F27D9" w:rsidRDefault="00573394" w:rsidP="00573394">
      <w:pPr>
        <w:rPr>
          <w:rFonts w:ascii="宋体" w:hAnsi="宋体"/>
        </w:rPr>
      </w:pPr>
      <w:r w:rsidRPr="008F27D9">
        <w:rPr>
          <w:rFonts w:ascii="宋体" w:hAnsi="宋体"/>
        </w:rPr>
        <w:t xml:space="preserve">    num = len(imgs)</w:t>
      </w:r>
    </w:p>
    <w:p w14:paraId="1C040467" w14:textId="77777777" w:rsidR="00573394" w:rsidRPr="008F27D9" w:rsidRDefault="00573394" w:rsidP="00573394">
      <w:pPr>
        <w:rPr>
          <w:rFonts w:ascii="宋体" w:hAnsi="宋体"/>
        </w:rPr>
      </w:pPr>
      <w:r w:rsidRPr="008F27D9">
        <w:rPr>
          <w:rFonts w:ascii="宋体" w:hAnsi="宋体"/>
        </w:rPr>
        <w:t xml:space="preserve">    print(num)</w:t>
      </w:r>
    </w:p>
    <w:p w14:paraId="6129A115" w14:textId="77777777" w:rsidR="00573394" w:rsidRPr="008F27D9" w:rsidRDefault="00573394" w:rsidP="00573394">
      <w:pPr>
        <w:rPr>
          <w:rFonts w:ascii="宋体" w:hAnsi="宋体"/>
        </w:rPr>
      </w:pPr>
      <w:r w:rsidRPr="008F27D9">
        <w:rPr>
          <w:rFonts w:ascii="宋体" w:hAnsi="宋体"/>
        </w:rPr>
        <w:t xml:space="preserve">    for i in range(num):</w:t>
      </w:r>
    </w:p>
    <w:p w14:paraId="15158F47" w14:textId="77777777" w:rsidR="00573394" w:rsidRPr="008F27D9" w:rsidRDefault="00573394" w:rsidP="00573394">
      <w:pPr>
        <w:rPr>
          <w:rFonts w:ascii="宋体" w:hAnsi="宋体"/>
        </w:rPr>
      </w:pPr>
      <w:r w:rsidRPr="008F27D9">
        <w:rPr>
          <w:rFonts w:ascii="宋体" w:hAnsi="宋体" w:hint="eastAsia"/>
        </w:rPr>
        <w:t xml:space="preserve">        # PIL 的 open() 函数用于创建 PIL 图像对象</w:t>
      </w:r>
    </w:p>
    <w:p w14:paraId="772658CD" w14:textId="77777777" w:rsidR="00573394" w:rsidRPr="008F27D9" w:rsidRDefault="00573394" w:rsidP="00573394">
      <w:pPr>
        <w:rPr>
          <w:rFonts w:ascii="宋体" w:hAnsi="宋体"/>
        </w:rPr>
      </w:pPr>
      <w:r w:rsidRPr="008F27D9">
        <w:rPr>
          <w:rFonts w:ascii="宋体" w:hAnsi="宋体"/>
        </w:rPr>
        <w:t xml:space="preserve">        img_0 = Image.open('cardata/'+imgs[i])</w:t>
      </w:r>
    </w:p>
    <w:p w14:paraId="1529B1A7" w14:textId="77777777" w:rsidR="00573394" w:rsidRPr="008F27D9" w:rsidRDefault="00573394" w:rsidP="00573394">
      <w:pPr>
        <w:rPr>
          <w:rFonts w:ascii="宋体" w:hAnsi="宋体"/>
        </w:rPr>
      </w:pPr>
      <w:r w:rsidRPr="008F27D9">
        <w:rPr>
          <w:rFonts w:ascii="宋体" w:hAnsi="宋体"/>
        </w:rPr>
        <w:t xml:space="preserve">        img = img_0.resize((80, 60), Image.ANTIALIAS)</w:t>
      </w:r>
    </w:p>
    <w:p w14:paraId="7B910CD6" w14:textId="77777777" w:rsidR="00573394" w:rsidRPr="008F27D9" w:rsidRDefault="00573394" w:rsidP="00573394">
      <w:pPr>
        <w:rPr>
          <w:rFonts w:ascii="宋体" w:hAnsi="宋体"/>
        </w:rPr>
      </w:pPr>
      <w:r w:rsidRPr="008F27D9">
        <w:rPr>
          <w:rFonts w:ascii="宋体" w:hAnsi="宋体"/>
        </w:rPr>
        <w:t xml:space="preserve">        # </w:t>
      </w:r>
      <w:r>
        <w:rPr>
          <w:rFonts w:ascii="宋体" w:hAnsi="宋体" w:hint="eastAsia"/>
        </w:rPr>
        <w:t>转化为矩阵</w:t>
      </w:r>
    </w:p>
    <w:p w14:paraId="06A65E4A" w14:textId="77777777" w:rsidR="00573394" w:rsidRPr="008F27D9" w:rsidRDefault="00573394" w:rsidP="00573394">
      <w:pPr>
        <w:rPr>
          <w:rFonts w:ascii="宋体" w:hAnsi="宋体"/>
        </w:rPr>
      </w:pPr>
      <w:r w:rsidRPr="008F27D9">
        <w:rPr>
          <w:rFonts w:ascii="宋体" w:hAnsi="宋体"/>
        </w:rPr>
        <w:t xml:space="preserve">        arr = np.asarray(img, dtype='float32')</w:t>
      </w:r>
    </w:p>
    <w:p w14:paraId="377BE9C4" w14:textId="77777777" w:rsidR="00573394" w:rsidRPr="008F27D9" w:rsidRDefault="00573394" w:rsidP="00573394">
      <w:pPr>
        <w:rPr>
          <w:rFonts w:ascii="宋体" w:hAnsi="宋体"/>
        </w:rPr>
      </w:pPr>
      <w:r w:rsidRPr="008F27D9">
        <w:rPr>
          <w:rFonts w:ascii="宋体" w:hAnsi="宋体"/>
        </w:rPr>
        <w:t xml:space="preserve">        data[i, :, :, :] = arr</w:t>
      </w:r>
    </w:p>
    <w:p w14:paraId="27C3D67A" w14:textId="77777777" w:rsidR="00573394" w:rsidRPr="008F27D9" w:rsidRDefault="00573394" w:rsidP="00573394">
      <w:pPr>
        <w:rPr>
          <w:rFonts w:ascii="宋体" w:hAnsi="宋体"/>
        </w:rPr>
      </w:pPr>
    </w:p>
    <w:p w14:paraId="1F07CABB" w14:textId="77777777" w:rsidR="00573394" w:rsidRPr="008F27D9" w:rsidRDefault="00573394" w:rsidP="00573394">
      <w:pPr>
        <w:rPr>
          <w:rFonts w:ascii="宋体" w:hAnsi="宋体"/>
        </w:rPr>
      </w:pPr>
      <w:r w:rsidRPr="008F27D9">
        <w:rPr>
          <w:rFonts w:ascii="宋体" w:hAnsi="宋体" w:hint="eastAsia"/>
        </w:rPr>
        <w:t xml:space="preserve">        label_arr[i] = imgs[i].split('_')[0:16]  # 这个是字符串类型需要编码</w:t>
      </w:r>
    </w:p>
    <w:p w14:paraId="08F93B8F" w14:textId="77777777" w:rsidR="00573394" w:rsidRPr="008F27D9" w:rsidRDefault="00573394" w:rsidP="00573394">
      <w:pPr>
        <w:rPr>
          <w:rFonts w:ascii="宋体" w:hAnsi="宋体"/>
        </w:rPr>
      </w:pPr>
      <w:r w:rsidRPr="008F27D9">
        <w:rPr>
          <w:rFonts w:ascii="宋体" w:hAnsi="宋体"/>
        </w:rPr>
        <w:t xml:space="preserve">        if i % 100 == 0:</w:t>
      </w:r>
    </w:p>
    <w:p w14:paraId="5C6E8556" w14:textId="77777777" w:rsidR="00573394" w:rsidRPr="008F27D9" w:rsidRDefault="00573394" w:rsidP="00573394">
      <w:pPr>
        <w:rPr>
          <w:rFonts w:ascii="宋体" w:hAnsi="宋体"/>
        </w:rPr>
      </w:pPr>
      <w:r w:rsidRPr="008F27D9">
        <w:rPr>
          <w:rFonts w:ascii="宋体" w:hAnsi="宋体"/>
        </w:rPr>
        <w:t xml:space="preserve">            print(i/646, "%")</w:t>
      </w:r>
    </w:p>
    <w:p w14:paraId="16FE0A6A" w14:textId="77777777" w:rsidR="00573394" w:rsidRPr="008F27D9" w:rsidRDefault="00573394" w:rsidP="00573394">
      <w:pPr>
        <w:rPr>
          <w:rFonts w:ascii="宋体" w:hAnsi="宋体"/>
        </w:rPr>
      </w:pPr>
      <w:r w:rsidRPr="008F27D9">
        <w:rPr>
          <w:rFonts w:ascii="宋体" w:hAnsi="宋体"/>
        </w:rPr>
        <w:t xml:space="preserve">        del arr</w:t>
      </w:r>
    </w:p>
    <w:p w14:paraId="2AE233A4" w14:textId="77777777" w:rsidR="00573394" w:rsidRPr="008F27D9" w:rsidRDefault="00573394" w:rsidP="00573394">
      <w:pPr>
        <w:rPr>
          <w:rFonts w:ascii="宋体" w:hAnsi="宋体"/>
        </w:rPr>
      </w:pPr>
      <w:r w:rsidRPr="008F27D9">
        <w:rPr>
          <w:rFonts w:ascii="宋体" w:hAnsi="宋体"/>
        </w:rPr>
        <w:t xml:space="preserve">        del img</w:t>
      </w:r>
    </w:p>
    <w:p w14:paraId="42E3D7B8" w14:textId="77777777" w:rsidR="00573394" w:rsidRPr="008F27D9" w:rsidRDefault="00573394" w:rsidP="00573394">
      <w:pPr>
        <w:rPr>
          <w:rFonts w:ascii="宋体" w:hAnsi="宋体"/>
        </w:rPr>
      </w:pPr>
      <w:r w:rsidRPr="008F27D9">
        <w:rPr>
          <w:rFonts w:ascii="宋体" w:hAnsi="宋体"/>
        </w:rPr>
        <w:t xml:space="preserve">        del img_0</w:t>
      </w:r>
    </w:p>
    <w:p w14:paraId="39D79013" w14:textId="77777777" w:rsidR="00573394" w:rsidRPr="008F27D9" w:rsidRDefault="00573394" w:rsidP="00573394">
      <w:pPr>
        <w:rPr>
          <w:rFonts w:ascii="宋体" w:hAnsi="宋体"/>
        </w:rPr>
      </w:pPr>
      <w:r w:rsidRPr="008F27D9">
        <w:rPr>
          <w:rFonts w:ascii="宋体" w:hAnsi="宋体"/>
        </w:rPr>
        <w:t xml:space="preserve">        gc.collect()</w:t>
      </w:r>
    </w:p>
    <w:p w14:paraId="1DBF07C4" w14:textId="77777777" w:rsidR="00573394" w:rsidRDefault="00573394" w:rsidP="00573394">
      <w:pPr>
        <w:rPr>
          <w:rFonts w:ascii="宋体" w:hAnsi="宋体"/>
        </w:rPr>
      </w:pPr>
      <w:r w:rsidRPr="008F27D9">
        <w:rPr>
          <w:rFonts w:ascii="宋体" w:hAnsi="宋体"/>
        </w:rPr>
        <w:t xml:space="preserve">    return data, label_arr</w:t>
      </w:r>
    </w:p>
    <w:p w14:paraId="44999C08" w14:textId="77777777" w:rsidR="00573394" w:rsidRPr="00B62FDC" w:rsidRDefault="00573394" w:rsidP="00573394">
      <w:pPr>
        <w:rPr>
          <w:rFonts w:ascii="宋体" w:hAnsi="宋体"/>
        </w:rPr>
      </w:pPr>
      <w:r>
        <w:rPr>
          <w:rFonts w:ascii="宋体" w:hAnsi="宋体" w:hint="eastAsia"/>
        </w:rPr>
        <w:t>为了方便处理，一次性将所有图片压缩，读入到内存。在读取图片的同时，将文件名按照下划线分割保存到label</w:t>
      </w:r>
      <w:r>
        <w:rPr>
          <w:rFonts w:ascii="宋体" w:hAnsi="宋体"/>
        </w:rPr>
        <w:t>_arr</w:t>
      </w:r>
      <w:r>
        <w:rPr>
          <w:rFonts w:ascii="宋体" w:hAnsi="宋体" w:hint="eastAsia"/>
        </w:rPr>
        <w:t>变量中 。为了避免重复加载耗费大量时间，我们需要将变量保存到文件当中</w:t>
      </w:r>
      <w:r>
        <w:rPr>
          <w:rFonts w:ascii="宋体" w:hAnsi="宋体"/>
        </w:rPr>
        <w:t>,</w:t>
      </w:r>
      <w:r w:rsidRPr="00B62FDC">
        <w:rPr>
          <w:rFonts w:ascii="宋体" w:hAnsi="宋体" w:hint="eastAsia"/>
        </w:rPr>
        <w:t xml:space="preserve"> </w:t>
      </w:r>
      <w:r>
        <w:rPr>
          <w:rFonts w:ascii="宋体" w:hAnsi="宋体" w:hint="eastAsia"/>
        </w:rPr>
        <w:t>如此，下次使用即可直接从文件读取图片数据和标签。</w:t>
      </w:r>
    </w:p>
    <w:p w14:paraId="5403B0BA" w14:textId="77777777" w:rsidR="00573394" w:rsidRDefault="00573394" w:rsidP="00573394">
      <w:pPr>
        <w:rPr>
          <w:rFonts w:ascii="宋体" w:hAnsi="宋体"/>
        </w:rPr>
      </w:pPr>
      <w:r>
        <w:rPr>
          <w:rFonts w:ascii="宋体" w:hAnsi="宋体" w:hint="eastAsia"/>
        </w:rPr>
        <w:t>2）加载完数据之后，要对数据进行清洗：</w:t>
      </w:r>
    </w:p>
    <w:p w14:paraId="2C9FB6E6" w14:textId="77777777" w:rsidR="00573394" w:rsidRDefault="00573394" w:rsidP="00573394">
      <w:pPr>
        <w:rPr>
          <w:rFonts w:ascii="宋体" w:hAnsi="宋体"/>
        </w:rPr>
      </w:pPr>
      <w:r>
        <w:rPr>
          <w:rFonts w:ascii="宋体" w:hAnsi="宋体" w:hint="eastAsia"/>
        </w:rPr>
        <w:t>因为读取mat文件会因对齐增添一些空格，所以需要先去除空格</w:t>
      </w:r>
    </w:p>
    <w:p w14:paraId="06385B8B" w14:textId="77777777" w:rsidR="00573394" w:rsidRPr="001E2394" w:rsidRDefault="00573394" w:rsidP="00573394">
      <w:pPr>
        <w:rPr>
          <w:rFonts w:ascii="宋体" w:hAnsi="宋体"/>
        </w:rPr>
      </w:pPr>
      <w:r w:rsidRPr="001E2394">
        <w:rPr>
          <w:rFonts w:ascii="宋体" w:hAnsi="宋体" w:hint="eastAsia"/>
        </w:rPr>
        <w:t>for i in range(</w:t>
      </w:r>
      <w:r>
        <w:rPr>
          <w:rFonts w:ascii="宋体" w:hAnsi="宋体" w:hint="eastAsia"/>
        </w:rPr>
        <w:t>len</w:t>
      </w:r>
      <w:r>
        <w:rPr>
          <w:rFonts w:ascii="宋体" w:hAnsi="宋体"/>
        </w:rPr>
        <w:t>(label)</w:t>
      </w:r>
      <w:r w:rsidRPr="001E2394">
        <w:rPr>
          <w:rFonts w:ascii="宋体" w:hAnsi="宋体" w:hint="eastAsia"/>
        </w:rPr>
        <w:t>):  # 去除因对齐添加的空格</w:t>
      </w:r>
    </w:p>
    <w:p w14:paraId="3B1C89A3" w14:textId="77777777" w:rsidR="00573394" w:rsidRPr="001E2394" w:rsidRDefault="00573394" w:rsidP="00573394">
      <w:pPr>
        <w:rPr>
          <w:rFonts w:ascii="宋体" w:hAnsi="宋体"/>
        </w:rPr>
      </w:pPr>
      <w:r w:rsidRPr="001E2394">
        <w:rPr>
          <w:rFonts w:ascii="宋体" w:hAnsi="宋体"/>
        </w:rPr>
        <w:t xml:space="preserve">    for j in range(</w:t>
      </w:r>
      <w:r>
        <w:rPr>
          <w:rFonts w:ascii="宋体" w:hAnsi="宋体"/>
        </w:rPr>
        <w:t>len(label[0])</w:t>
      </w:r>
      <w:r w:rsidRPr="001E2394">
        <w:rPr>
          <w:rFonts w:ascii="宋体" w:hAnsi="宋体"/>
        </w:rPr>
        <w:t>):</w:t>
      </w:r>
    </w:p>
    <w:p w14:paraId="50D8F726" w14:textId="77777777" w:rsidR="00573394" w:rsidRDefault="00573394" w:rsidP="00573394">
      <w:pPr>
        <w:rPr>
          <w:rFonts w:ascii="宋体" w:hAnsi="宋体"/>
        </w:rPr>
      </w:pPr>
      <w:r w:rsidRPr="001E2394">
        <w:rPr>
          <w:rFonts w:ascii="宋体" w:hAnsi="宋体"/>
        </w:rPr>
        <w:t xml:space="preserve">        label[i][j] = label[i][j].strip()</w:t>
      </w:r>
    </w:p>
    <w:p w14:paraId="2E8E4AD7" w14:textId="77777777" w:rsidR="00573394" w:rsidRDefault="00573394" w:rsidP="00573394">
      <w:pPr>
        <w:rPr>
          <w:rFonts w:ascii="宋体" w:hAnsi="宋体"/>
        </w:rPr>
      </w:pPr>
      <w:r>
        <w:rPr>
          <w:rFonts w:ascii="宋体" w:hAnsi="宋体" w:hint="eastAsia"/>
        </w:rPr>
        <w:t>清洗完之后，标签数据格式如图4-3：</w:t>
      </w:r>
    </w:p>
    <w:p w14:paraId="23D9F25F" w14:textId="04A7C5A2" w:rsidR="00573394" w:rsidRDefault="00573394" w:rsidP="00573394">
      <w:pPr>
        <w:jc w:val="center"/>
        <w:rPr>
          <w:noProof/>
        </w:rPr>
      </w:pPr>
      <w:r w:rsidRPr="00B62FDC">
        <w:rPr>
          <w:rFonts w:ascii="宋体" w:hAnsi="宋体"/>
          <w:noProof/>
        </w:rPr>
        <w:lastRenderedPageBreak/>
        <w:drawing>
          <wp:inline distT="0" distB="0" distL="0" distR="0" wp14:anchorId="1DA9570B" wp14:editId="6BB472DF">
            <wp:extent cx="5270500" cy="19685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1968500"/>
                    </a:xfrm>
                    <a:prstGeom prst="rect">
                      <a:avLst/>
                    </a:prstGeom>
                    <a:noFill/>
                    <a:ln>
                      <a:noFill/>
                    </a:ln>
                  </pic:spPr>
                </pic:pic>
              </a:graphicData>
            </a:graphic>
          </wp:inline>
        </w:drawing>
      </w:r>
    </w:p>
    <w:p w14:paraId="7B33FF4C" w14:textId="77777777" w:rsidR="00573394" w:rsidRDefault="00573394" w:rsidP="00573394">
      <w:pPr>
        <w:ind w:firstLine="422"/>
        <w:jc w:val="center"/>
        <w:rPr>
          <w:b/>
          <w:bCs/>
          <w:noProof/>
        </w:rPr>
      </w:pPr>
      <w:r w:rsidRPr="00B62FDC">
        <w:rPr>
          <w:rFonts w:hint="eastAsia"/>
          <w:b/>
          <w:bCs/>
          <w:noProof/>
        </w:rPr>
        <w:t>图</w:t>
      </w:r>
      <w:r w:rsidRPr="00B62FDC">
        <w:rPr>
          <w:rFonts w:hint="eastAsia"/>
          <w:b/>
          <w:bCs/>
          <w:noProof/>
        </w:rPr>
        <w:t>4-3</w:t>
      </w:r>
      <w:r w:rsidRPr="00B62FDC">
        <w:rPr>
          <w:b/>
          <w:bCs/>
          <w:noProof/>
        </w:rPr>
        <w:t xml:space="preserve"> </w:t>
      </w:r>
      <w:r w:rsidRPr="00B62FDC">
        <w:rPr>
          <w:rFonts w:hint="eastAsia"/>
          <w:b/>
          <w:bCs/>
          <w:noProof/>
        </w:rPr>
        <w:t>标签格式</w:t>
      </w:r>
    </w:p>
    <w:p w14:paraId="14D6102E" w14:textId="77777777" w:rsidR="00573394" w:rsidRPr="00297CB9" w:rsidRDefault="00573394" w:rsidP="00573394">
      <w:pPr>
        <w:rPr>
          <w:rFonts w:ascii="宋体" w:hAnsi="宋体"/>
        </w:rPr>
      </w:pPr>
      <w:r w:rsidRPr="00297CB9">
        <w:rPr>
          <w:rFonts w:ascii="宋体" w:hAnsi="宋体" w:hint="eastAsia"/>
        </w:rPr>
        <w:t>接下来对其进行均值填充，核心代码如下：</w:t>
      </w:r>
    </w:p>
    <w:p w14:paraId="73377B11" w14:textId="77777777" w:rsidR="00573394" w:rsidRPr="00297CB9" w:rsidRDefault="00573394" w:rsidP="00573394">
      <w:pPr>
        <w:jc w:val="left"/>
        <w:rPr>
          <w:rFonts w:ascii="宋体" w:hAnsi="宋体"/>
        </w:rPr>
      </w:pPr>
      <w:r w:rsidRPr="00297CB9">
        <w:rPr>
          <w:rFonts w:ascii="宋体" w:hAnsi="宋体"/>
        </w:rPr>
        <w:t>num_cols_list = ['Year', 'MSRP', 'FrontWheelSize', 'Horsepower',</w:t>
      </w:r>
    </w:p>
    <w:p w14:paraId="32792A85" w14:textId="77777777" w:rsidR="00573394" w:rsidRPr="00297CB9" w:rsidRDefault="00573394" w:rsidP="00573394">
      <w:pPr>
        <w:ind w:left="1700"/>
        <w:jc w:val="left"/>
        <w:rPr>
          <w:rFonts w:ascii="宋体" w:hAnsi="宋体"/>
        </w:rPr>
      </w:pPr>
      <w:r w:rsidRPr="00297CB9">
        <w:rPr>
          <w:rFonts w:ascii="宋体" w:hAnsi="宋体"/>
        </w:rPr>
        <w:t>'Displacement', 'EngineType', 'Width', 'Heigh', 'Length', 'GasMileage', 'PassengerCpacity', 'PassengerDoors']</w:t>
      </w:r>
    </w:p>
    <w:p w14:paraId="6D610728" w14:textId="77777777" w:rsidR="00573394" w:rsidRPr="00297CB9" w:rsidRDefault="00573394" w:rsidP="00573394">
      <w:pPr>
        <w:rPr>
          <w:rFonts w:ascii="宋体" w:hAnsi="宋体"/>
        </w:rPr>
      </w:pPr>
      <w:r w:rsidRPr="00297CB9">
        <w:rPr>
          <w:rFonts w:ascii="宋体" w:hAnsi="宋体"/>
        </w:rPr>
        <w:t># avg_year = avg_msrp = avg_fws = avg_horsr = avg_disp = avg_engine = avg_w = avg_h = avg_l = avg_gas = avg_passcap = avg_passdoor = 0</w:t>
      </w:r>
    </w:p>
    <w:p w14:paraId="3E5C7760" w14:textId="77777777" w:rsidR="00573394" w:rsidRPr="00297CB9" w:rsidRDefault="00573394" w:rsidP="00573394">
      <w:pPr>
        <w:rPr>
          <w:rFonts w:ascii="宋体" w:hAnsi="宋体"/>
        </w:rPr>
      </w:pPr>
      <w:r w:rsidRPr="00297CB9">
        <w:rPr>
          <w:rFonts w:ascii="宋体" w:hAnsi="宋体"/>
        </w:rPr>
        <w:t>avg = [0 for i in range(len(num_cols_list))]</w:t>
      </w:r>
    </w:p>
    <w:p w14:paraId="7C5C82CD" w14:textId="77777777" w:rsidR="00573394" w:rsidRPr="00297CB9" w:rsidRDefault="00573394" w:rsidP="00573394">
      <w:pPr>
        <w:rPr>
          <w:rFonts w:ascii="宋体" w:hAnsi="宋体"/>
        </w:rPr>
      </w:pPr>
      <w:r w:rsidRPr="00297CB9">
        <w:rPr>
          <w:rFonts w:ascii="宋体" w:hAnsi="宋体"/>
        </w:rPr>
        <w:t>sums = [0 for i in range(len(num_cols_list))]</w:t>
      </w:r>
    </w:p>
    <w:p w14:paraId="0412E604" w14:textId="77777777" w:rsidR="00573394" w:rsidRPr="00297CB9" w:rsidRDefault="00573394" w:rsidP="00573394">
      <w:pPr>
        <w:rPr>
          <w:rFonts w:ascii="宋体" w:hAnsi="宋体"/>
        </w:rPr>
      </w:pPr>
      <w:r w:rsidRPr="00297CB9">
        <w:rPr>
          <w:rFonts w:ascii="宋体" w:hAnsi="宋体"/>
        </w:rPr>
        <w:t>num = [0 for i in range(len(num_cols_list))]</w:t>
      </w:r>
    </w:p>
    <w:p w14:paraId="640EDE86" w14:textId="77777777" w:rsidR="00573394" w:rsidRPr="00297CB9" w:rsidRDefault="00573394" w:rsidP="00573394">
      <w:pPr>
        <w:rPr>
          <w:rFonts w:ascii="宋体" w:hAnsi="宋体"/>
        </w:rPr>
      </w:pPr>
      <w:r w:rsidRPr="00297CB9">
        <w:rPr>
          <w:rFonts w:ascii="宋体" w:hAnsi="宋体"/>
        </w:rPr>
        <w:t>for i in range(row):</w:t>
      </w:r>
    </w:p>
    <w:p w14:paraId="297BA7ED" w14:textId="77777777" w:rsidR="00573394" w:rsidRPr="00297CB9" w:rsidRDefault="00573394" w:rsidP="00573394">
      <w:pPr>
        <w:rPr>
          <w:rFonts w:ascii="宋体" w:hAnsi="宋体"/>
        </w:rPr>
      </w:pPr>
      <w:r w:rsidRPr="00297CB9">
        <w:rPr>
          <w:rFonts w:ascii="宋体" w:hAnsi="宋体"/>
        </w:rPr>
        <w:t xml:space="preserve">    for j in range(len(num_cols_list)):</w:t>
      </w:r>
    </w:p>
    <w:p w14:paraId="07E6027F" w14:textId="77777777" w:rsidR="00573394" w:rsidRPr="00297CB9" w:rsidRDefault="00573394" w:rsidP="00573394">
      <w:pPr>
        <w:rPr>
          <w:rFonts w:ascii="宋体" w:hAnsi="宋体"/>
        </w:rPr>
      </w:pPr>
      <w:r w:rsidRPr="00297CB9">
        <w:rPr>
          <w:rFonts w:ascii="宋体" w:hAnsi="宋体"/>
        </w:rPr>
        <w:t xml:space="preserve">        x = data_frame_label[num_cols_list[j]][i]</w:t>
      </w:r>
    </w:p>
    <w:p w14:paraId="1DFA7BFC" w14:textId="77777777" w:rsidR="00573394" w:rsidRPr="00297CB9" w:rsidRDefault="00573394" w:rsidP="00573394">
      <w:pPr>
        <w:rPr>
          <w:rFonts w:ascii="宋体" w:hAnsi="宋体"/>
        </w:rPr>
      </w:pPr>
      <w:r w:rsidRPr="00297CB9">
        <w:rPr>
          <w:rFonts w:ascii="宋体" w:hAnsi="宋体"/>
        </w:rPr>
        <w:t>#         if match(x,[0-9]\d*):</w:t>
      </w:r>
    </w:p>
    <w:p w14:paraId="2D732EB7" w14:textId="77777777" w:rsidR="00573394" w:rsidRPr="00297CB9" w:rsidRDefault="00573394" w:rsidP="00573394">
      <w:pPr>
        <w:rPr>
          <w:rFonts w:ascii="宋体" w:hAnsi="宋体"/>
        </w:rPr>
      </w:pPr>
      <w:r w:rsidRPr="00297CB9">
        <w:rPr>
          <w:rFonts w:ascii="宋体" w:hAnsi="宋体"/>
        </w:rPr>
        <w:t xml:space="preserve">        if match(x,"[0-9]*"):</w:t>
      </w:r>
    </w:p>
    <w:p w14:paraId="36D3F6DA" w14:textId="77777777" w:rsidR="00573394" w:rsidRPr="00297CB9" w:rsidRDefault="00573394" w:rsidP="00573394">
      <w:pPr>
        <w:rPr>
          <w:rFonts w:ascii="宋体" w:hAnsi="宋体"/>
        </w:rPr>
      </w:pPr>
      <w:r w:rsidRPr="00297CB9">
        <w:rPr>
          <w:rFonts w:ascii="宋体" w:hAnsi="宋体"/>
        </w:rPr>
        <w:t xml:space="preserve">            num[j] += 1</w:t>
      </w:r>
    </w:p>
    <w:p w14:paraId="7CB1D0E6" w14:textId="77777777" w:rsidR="00573394" w:rsidRDefault="00573394" w:rsidP="00573394">
      <w:r>
        <w:t xml:space="preserve">            sums[j] += int(x)</w:t>
      </w:r>
    </w:p>
    <w:p w14:paraId="4CA8013D" w14:textId="77777777" w:rsidR="00573394" w:rsidRDefault="00573394" w:rsidP="00573394">
      <w:r>
        <w:rPr>
          <w:rFonts w:hint="eastAsia"/>
        </w:rPr>
        <w:t>上述代码思路为求得非空行数与数值之和，两者相除得平均值</w:t>
      </w:r>
    </w:p>
    <w:p w14:paraId="64445A66" w14:textId="77777777" w:rsidR="00573394" w:rsidRDefault="00573394" w:rsidP="00573394">
      <w:r>
        <w:rPr>
          <w:rFonts w:hint="eastAsia"/>
        </w:rPr>
        <w:t xml:space="preserve"># </w:t>
      </w:r>
      <w:r>
        <w:rPr>
          <w:rFonts w:hint="eastAsia"/>
        </w:rPr>
        <w:t>有了均值之后，对非法值进行修改</w:t>
      </w:r>
    </w:p>
    <w:p w14:paraId="2D4CE1B5" w14:textId="77777777" w:rsidR="00573394" w:rsidRPr="00297CB9" w:rsidRDefault="00573394" w:rsidP="00573394">
      <w:pPr>
        <w:rPr>
          <w:rFonts w:ascii="宋体" w:hAnsi="宋体"/>
        </w:rPr>
      </w:pPr>
      <w:r w:rsidRPr="00297CB9">
        <w:rPr>
          <w:rFonts w:ascii="宋体" w:hAnsi="宋体"/>
        </w:rPr>
        <w:t>for i in range(row):</w:t>
      </w:r>
    </w:p>
    <w:p w14:paraId="797BB0BF" w14:textId="77777777" w:rsidR="00573394" w:rsidRPr="00297CB9" w:rsidRDefault="00573394" w:rsidP="00573394">
      <w:pPr>
        <w:rPr>
          <w:rFonts w:ascii="宋体" w:hAnsi="宋体"/>
        </w:rPr>
      </w:pPr>
      <w:r w:rsidRPr="00297CB9">
        <w:rPr>
          <w:rFonts w:ascii="宋体" w:hAnsi="宋体"/>
        </w:rPr>
        <w:t xml:space="preserve">    for j in range(len(num_cols_list)):</w:t>
      </w:r>
    </w:p>
    <w:p w14:paraId="193880FB" w14:textId="77777777" w:rsidR="00573394" w:rsidRPr="00297CB9" w:rsidRDefault="00573394" w:rsidP="00573394">
      <w:pPr>
        <w:rPr>
          <w:rFonts w:ascii="宋体" w:hAnsi="宋体"/>
        </w:rPr>
      </w:pPr>
      <w:r w:rsidRPr="00297CB9">
        <w:rPr>
          <w:rFonts w:ascii="宋体" w:hAnsi="宋体"/>
        </w:rPr>
        <w:t xml:space="preserve">        x = data_frame_label[num_cols_list[j]][i]</w:t>
      </w:r>
    </w:p>
    <w:p w14:paraId="27B8DEBF" w14:textId="77777777" w:rsidR="00573394" w:rsidRPr="00297CB9" w:rsidRDefault="00573394" w:rsidP="00573394">
      <w:pPr>
        <w:rPr>
          <w:rFonts w:ascii="宋体" w:hAnsi="宋体"/>
        </w:rPr>
      </w:pPr>
      <w:r w:rsidRPr="00297CB9">
        <w:rPr>
          <w:rFonts w:ascii="宋体" w:hAnsi="宋体"/>
        </w:rPr>
        <w:t xml:space="preserve">        if match(x, "[0-9]*"):</w:t>
      </w:r>
    </w:p>
    <w:p w14:paraId="7A461CC0" w14:textId="77777777" w:rsidR="00573394" w:rsidRPr="00297CB9" w:rsidRDefault="00573394" w:rsidP="00573394">
      <w:pPr>
        <w:rPr>
          <w:rFonts w:ascii="宋体" w:hAnsi="宋体"/>
        </w:rPr>
      </w:pPr>
      <w:r w:rsidRPr="00297CB9">
        <w:rPr>
          <w:rFonts w:ascii="宋体" w:hAnsi="宋体"/>
        </w:rPr>
        <w:t xml:space="preserve">            data_frame_label[num_cols_list[j]][i]=int(x)</w:t>
      </w:r>
    </w:p>
    <w:p w14:paraId="6EC9EA02" w14:textId="77777777" w:rsidR="00573394" w:rsidRPr="00297CB9" w:rsidRDefault="00573394" w:rsidP="00573394">
      <w:pPr>
        <w:rPr>
          <w:rFonts w:ascii="宋体" w:hAnsi="宋体"/>
        </w:rPr>
      </w:pPr>
      <w:r w:rsidRPr="00297CB9">
        <w:rPr>
          <w:rFonts w:ascii="宋体" w:hAnsi="宋体"/>
        </w:rPr>
        <w:t xml:space="preserve">        else:</w:t>
      </w:r>
    </w:p>
    <w:p w14:paraId="53233D18" w14:textId="77777777" w:rsidR="00573394" w:rsidRPr="00297CB9" w:rsidRDefault="00573394" w:rsidP="00573394">
      <w:pPr>
        <w:rPr>
          <w:rFonts w:ascii="宋体" w:hAnsi="宋体"/>
        </w:rPr>
      </w:pPr>
      <w:r w:rsidRPr="00297CB9">
        <w:rPr>
          <w:rFonts w:ascii="宋体" w:hAnsi="宋体"/>
        </w:rPr>
        <w:t xml:space="preserve">            data_frame_label[num_cols_list[j]][i]=avg[j]</w:t>
      </w:r>
    </w:p>
    <w:p w14:paraId="09EBB0FE" w14:textId="77777777" w:rsidR="00573394" w:rsidRPr="00297CB9" w:rsidRDefault="00573394" w:rsidP="00573394">
      <w:pPr>
        <w:rPr>
          <w:rFonts w:ascii="宋体" w:hAnsi="宋体"/>
        </w:rPr>
      </w:pPr>
      <w:r w:rsidRPr="00297CB9">
        <w:rPr>
          <w:rFonts w:ascii="宋体" w:hAnsi="宋体"/>
        </w:rPr>
        <w:t xml:space="preserve">    if i%1000!=0:</w:t>
      </w:r>
    </w:p>
    <w:p w14:paraId="31F1A9A3" w14:textId="77777777" w:rsidR="00573394" w:rsidRPr="00297CB9" w:rsidRDefault="00573394" w:rsidP="00573394">
      <w:pPr>
        <w:rPr>
          <w:rFonts w:ascii="宋体" w:hAnsi="宋体"/>
        </w:rPr>
      </w:pPr>
      <w:r w:rsidRPr="00297CB9">
        <w:rPr>
          <w:rFonts w:ascii="宋体" w:hAnsi="宋体"/>
        </w:rPr>
        <w:t xml:space="preserve">        pass</w:t>
      </w:r>
    </w:p>
    <w:p w14:paraId="1F058FE2" w14:textId="77777777" w:rsidR="00573394" w:rsidRPr="00297CB9" w:rsidRDefault="00573394" w:rsidP="00573394">
      <w:pPr>
        <w:rPr>
          <w:rFonts w:ascii="宋体" w:hAnsi="宋体"/>
        </w:rPr>
      </w:pPr>
      <w:r w:rsidRPr="00297CB9">
        <w:rPr>
          <w:rFonts w:ascii="宋体" w:hAnsi="宋体"/>
        </w:rPr>
        <w:lastRenderedPageBreak/>
        <w:t xml:space="preserve">    else:</w:t>
      </w:r>
    </w:p>
    <w:p w14:paraId="336D9763" w14:textId="77777777" w:rsidR="00573394" w:rsidRPr="00297CB9" w:rsidRDefault="00573394" w:rsidP="00573394">
      <w:pPr>
        <w:rPr>
          <w:rFonts w:ascii="宋体" w:hAnsi="宋体"/>
        </w:rPr>
      </w:pPr>
      <w:r w:rsidRPr="00297CB9">
        <w:rPr>
          <w:rFonts w:ascii="宋体" w:hAnsi="宋体"/>
        </w:rPr>
        <w:t xml:space="preserve">        print(100*i/row,"%")</w:t>
      </w:r>
    </w:p>
    <w:p w14:paraId="0E5572FB" w14:textId="77777777" w:rsidR="00573394" w:rsidRDefault="00573394" w:rsidP="00573394">
      <w:r>
        <w:rPr>
          <w:rFonts w:hint="eastAsia"/>
        </w:rPr>
        <w:t>4</w:t>
      </w:r>
      <w:r>
        <w:rPr>
          <w:rFonts w:hint="eastAsia"/>
        </w:rPr>
        <w:t>）空值填充完之后，对非数值标签进行独热编码。</w:t>
      </w:r>
    </w:p>
    <w:p w14:paraId="7F28BBA1" w14:textId="77777777" w:rsidR="00573394" w:rsidRPr="00297CB9" w:rsidRDefault="00573394" w:rsidP="00573394">
      <w:pPr>
        <w:rPr>
          <w:rFonts w:ascii="宋体" w:hAnsi="宋体"/>
        </w:rPr>
      </w:pPr>
      <w:r w:rsidRPr="00297CB9">
        <w:rPr>
          <w:rFonts w:ascii="宋体" w:hAnsi="宋体"/>
        </w:rPr>
        <w:t>encoder = LabelBinarizer()</w:t>
      </w:r>
    </w:p>
    <w:p w14:paraId="58B31562" w14:textId="77777777" w:rsidR="00573394" w:rsidRPr="00297CB9" w:rsidRDefault="00573394" w:rsidP="00573394">
      <w:pPr>
        <w:rPr>
          <w:rFonts w:ascii="宋体" w:hAnsi="宋体"/>
        </w:rPr>
      </w:pPr>
      <w:r w:rsidRPr="00297CB9">
        <w:rPr>
          <w:rFonts w:ascii="宋体" w:hAnsi="宋体"/>
        </w:rPr>
        <w:t>y_onehot = encoder.fit_transform(y_label)</w:t>
      </w:r>
    </w:p>
    <w:p w14:paraId="69484137" w14:textId="77777777" w:rsidR="00573394" w:rsidRDefault="00573394" w:rsidP="00573394">
      <w:r>
        <w:rPr>
          <w:rFonts w:hint="eastAsia"/>
        </w:rPr>
        <w:t>5</w:t>
      </w:r>
      <w:r>
        <w:rPr>
          <w:rFonts w:hint="eastAsia"/>
        </w:rPr>
        <w:t>）接下来是打乱顺序，划分训练集、测试集，然后为了快速收敛，对</w:t>
      </w:r>
      <w:r>
        <w:rPr>
          <w:rFonts w:hint="eastAsia"/>
        </w:rPr>
        <w:t>data</w:t>
      </w:r>
      <w:r>
        <w:rPr>
          <w:rFonts w:hint="eastAsia"/>
        </w:rPr>
        <w:t>进行归一化。为了卷面整洁，这些代码将不在文中呈现，最终在附录当中给出。</w:t>
      </w:r>
    </w:p>
    <w:p w14:paraId="13FADB69" w14:textId="77777777" w:rsidR="00573394" w:rsidRPr="00573394" w:rsidRDefault="00573394" w:rsidP="00573394">
      <w:pPr>
        <w:pStyle w:val="3"/>
        <w:spacing w:before="156" w:after="156"/>
        <w:ind w:left="210"/>
      </w:pPr>
      <w:bookmarkStart w:id="82" w:name="_Toc39414439"/>
      <w:bookmarkStart w:id="83" w:name="_Toc40809148"/>
      <w:r w:rsidRPr="00573394">
        <w:t>4</w:t>
      </w:r>
      <w:r w:rsidRPr="00573394">
        <w:rPr>
          <w:rFonts w:hint="eastAsia"/>
        </w:rPr>
        <w:t>.</w:t>
      </w:r>
      <w:r w:rsidRPr="00573394">
        <w:t>1</w:t>
      </w:r>
      <w:r w:rsidRPr="00573394">
        <w:rPr>
          <w:rFonts w:hint="eastAsia"/>
        </w:rPr>
        <w:t xml:space="preserve">.3 </w:t>
      </w:r>
      <w:r w:rsidRPr="00573394">
        <w:rPr>
          <w:rFonts w:hint="eastAsia"/>
        </w:rPr>
        <w:t>神经网络结构探索</w:t>
      </w:r>
      <w:bookmarkEnd w:id="82"/>
      <w:bookmarkEnd w:id="83"/>
    </w:p>
    <w:p w14:paraId="19C00B5C" w14:textId="77777777" w:rsidR="00573394" w:rsidRDefault="00573394" w:rsidP="00573394">
      <w:r>
        <w:tab/>
      </w:r>
      <w:r>
        <w:rPr>
          <w:rFonts w:hint="eastAsia"/>
        </w:rPr>
        <w:t>1</w:t>
      </w:r>
      <w:r>
        <w:rPr>
          <w:rFonts w:hint="eastAsia"/>
        </w:rPr>
        <w:t>）神经网络的构造过程也是颇为坎坷，第一个网络模型是这样的：</w:t>
      </w:r>
    </w:p>
    <w:p w14:paraId="77809572" w14:textId="77777777" w:rsidR="00573394" w:rsidRDefault="00573394" w:rsidP="00573394">
      <w:r>
        <w:rPr>
          <w:rFonts w:hint="eastAsia"/>
        </w:rPr>
        <w:t xml:space="preserve">    # </w:t>
      </w:r>
      <w:r>
        <w:rPr>
          <w:rFonts w:hint="eastAsia"/>
        </w:rPr>
        <w:t>输入层</w:t>
      </w:r>
      <w:r>
        <w:t xml:space="preserve">  </w:t>
      </w:r>
    </w:p>
    <w:p w14:paraId="1AF22C21" w14:textId="77777777" w:rsidR="00573394" w:rsidRDefault="00573394" w:rsidP="00573394">
      <w:r>
        <w:rPr>
          <w:rFonts w:hint="eastAsia"/>
        </w:rPr>
        <w:t xml:space="preserve">    # </w:t>
      </w:r>
      <w:r>
        <w:rPr>
          <w:rFonts w:hint="eastAsia"/>
        </w:rPr>
        <w:t>卷积层</w:t>
      </w:r>
      <w:r>
        <w:rPr>
          <w:rFonts w:hint="eastAsia"/>
        </w:rPr>
        <w:t xml:space="preserve"> 64</w:t>
      </w:r>
      <w:r>
        <w:rPr>
          <w:rFonts w:hint="eastAsia"/>
        </w:rPr>
        <w:t>，</w:t>
      </w:r>
      <w:r>
        <w:rPr>
          <w:rFonts w:hint="eastAsia"/>
        </w:rPr>
        <w:t>7*7,2S</w:t>
      </w:r>
      <w:r>
        <w:t xml:space="preserve">   </w:t>
      </w:r>
    </w:p>
    <w:p w14:paraId="5793AF40" w14:textId="77777777" w:rsidR="00573394" w:rsidRDefault="00573394" w:rsidP="00573394">
      <w:r>
        <w:rPr>
          <w:rFonts w:hint="eastAsia"/>
        </w:rPr>
        <w:t xml:space="preserve">    # </w:t>
      </w:r>
      <w:r>
        <w:rPr>
          <w:rFonts w:hint="eastAsia"/>
        </w:rPr>
        <w:t>最大池化层</w:t>
      </w:r>
      <w:r>
        <w:rPr>
          <w:rFonts w:hint="eastAsia"/>
        </w:rPr>
        <w:t>64</w:t>
      </w:r>
      <w:r>
        <w:rPr>
          <w:rFonts w:hint="eastAsia"/>
        </w:rPr>
        <w:t>，</w:t>
      </w:r>
      <w:r>
        <w:rPr>
          <w:rFonts w:hint="eastAsia"/>
        </w:rPr>
        <w:t>3*3</w:t>
      </w:r>
      <w:r>
        <w:rPr>
          <w:rFonts w:hint="eastAsia"/>
        </w:rPr>
        <w:t>，</w:t>
      </w:r>
      <w:r>
        <w:rPr>
          <w:rFonts w:hint="eastAsia"/>
        </w:rPr>
        <w:t>2S</w:t>
      </w:r>
      <w:r>
        <w:t xml:space="preserve">   </w:t>
      </w:r>
    </w:p>
    <w:p w14:paraId="57B70C1B" w14:textId="77777777" w:rsidR="00573394" w:rsidRDefault="00573394" w:rsidP="00573394">
      <w:r>
        <w:rPr>
          <w:rFonts w:hint="eastAsia"/>
        </w:rPr>
        <w:t xml:space="preserve">    # </w:t>
      </w:r>
      <w:r>
        <w:rPr>
          <w:rFonts w:hint="eastAsia"/>
        </w:rPr>
        <w:t>局部响应归一化</w:t>
      </w:r>
      <w:r>
        <w:t xml:space="preserve">   </w:t>
      </w:r>
    </w:p>
    <w:p w14:paraId="24584A31" w14:textId="77777777" w:rsidR="00573394" w:rsidRDefault="00573394" w:rsidP="00573394">
      <w:r>
        <w:rPr>
          <w:rFonts w:hint="eastAsia"/>
        </w:rPr>
        <w:t xml:space="preserve">    # </w:t>
      </w:r>
      <w:r>
        <w:rPr>
          <w:rFonts w:hint="eastAsia"/>
        </w:rPr>
        <w:t>卷积层</w:t>
      </w:r>
      <w:r>
        <w:rPr>
          <w:rFonts w:hint="eastAsia"/>
        </w:rPr>
        <w:t xml:space="preserve"> 64</w:t>
      </w:r>
      <w:r>
        <w:rPr>
          <w:rFonts w:hint="eastAsia"/>
        </w:rPr>
        <w:t>，</w:t>
      </w:r>
      <w:r>
        <w:rPr>
          <w:rFonts w:hint="eastAsia"/>
        </w:rPr>
        <w:t>1*1</w:t>
      </w:r>
      <w:r>
        <w:rPr>
          <w:rFonts w:hint="eastAsia"/>
        </w:rPr>
        <w:t>，</w:t>
      </w:r>
      <w:r>
        <w:rPr>
          <w:rFonts w:hint="eastAsia"/>
        </w:rPr>
        <w:t>1S</w:t>
      </w:r>
      <w:r>
        <w:t xml:space="preserve">   </w:t>
      </w:r>
    </w:p>
    <w:p w14:paraId="6A23003B" w14:textId="77777777" w:rsidR="00573394" w:rsidRDefault="00573394" w:rsidP="00573394">
      <w:r>
        <w:rPr>
          <w:rFonts w:hint="eastAsia"/>
        </w:rPr>
        <w:t xml:space="preserve">    # </w:t>
      </w:r>
      <w:r>
        <w:rPr>
          <w:rFonts w:hint="eastAsia"/>
        </w:rPr>
        <w:t>卷积层</w:t>
      </w:r>
      <w:r>
        <w:rPr>
          <w:rFonts w:hint="eastAsia"/>
        </w:rPr>
        <w:t>192,3*3,1S</w:t>
      </w:r>
      <w:r>
        <w:t xml:space="preserve">    </w:t>
      </w:r>
    </w:p>
    <w:p w14:paraId="5BCCCDBE" w14:textId="77777777" w:rsidR="00573394" w:rsidRDefault="00573394" w:rsidP="00573394">
      <w:r>
        <w:rPr>
          <w:rFonts w:hint="eastAsia"/>
        </w:rPr>
        <w:t xml:space="preserve">    # </w:t>
      </w:r>
      <w:r>
        <w:rPr>
          <w:rFonts w:hint="eastAsia"/>
        </w:rPr>
        <w:t>局部响应归一化</w:t>
      </w:r>
      <w:r>
        <w:t xml:space="preserve">   </w:t>
      </w:r>
    </w:p>
    <w:p w14:paraId="5AFDEAF5" w14:textId="77777777" w:rsidR="00573394" w:rsidRDefault="00573394" w:rsidP="00573394">
      <w:r>
        <w:rPr>
          <w:rFonts w:hint="eastAsia"/>
        </w:rPr>
        <w:t xml:space="preserve">    # </w:t>
      </w:r>
      <w:r>
        <w:rPr>
          <w:rFonts w:hint="eastAsia"/>
        </w:rPr>
        <w:t>最大池化层</w:t>
      </w:r>
      <w:r>
        <w:rPr>
          <w:rFonts w:hint="eastAsia"/>
        </w:rPr>
        <w:t>192</w:t>
      </w:r>
      <w:r>
        <w:rPr>
          <w:rFonts w:hint="eastAsia"/>
        </w:rPr>
        <w:t>，</w:t>
      </w:r>
      <w:r>
        <w:rPr>
          <w:rFonts w:hint="eastAsia"/>
        </w:rPr>
        <w:t>(3,3)</w:t>
      </w:r>
      <w:r>
        <w:rPr>
          <w:rFonts w:hint="eastAsia"/>
        </w:rPr>
        <w:t>，</w:t>
      </w:r>
      <w:r>
        <w:rPr>
          <w:rFonts w:hint="eastAsia"/>
        </w:rPr>
        <w:t>2S</w:t>
      </w:r>
      <w:r>
        <w:t xml:space="preserve">    </w:t>
      </w:r>
    </w:p>
    <w:p w14:paraId="5A2B9949" w14:textId="77777777" w:rsidR="00573394" w:rsidRDefault="00573394" w:rsidP="00573394">
      <w:r>
        <w:rPr>
          <w:rFonts w:hint="eastAsia"/>
        </w:rPr>
        <w:t xml:space="preserve">    # </w:t>
      </w:r>
      <w:r>
        <w:rPr>
          <w:rFonts w:hint="eastAsia"/>
        </w:rPr>
        <w:t>初始化层</w:t>
      </w:r>
      <w:r>
        <w:t xml:space="preserve">   </w:t>
      </w:r>
    </w:p>
    <w:p w14:paraId="55A46F04" w14:textId="77777777" w:rsidR="00573394" w:rsidRDefault="00573394" w:rsidP="00573394">
      <w:r>
        <w:rPr>
          <w:rFonts w:hint="eastAsia"/>
        </w:rPr>
        <w:t xml:space="preserve">    # </w:t>
      </w:r>
      <w:r>
        <w:rPr>
          <w:rFonts w:hint="eastAsia"/>
        </w:rPr>
        <w:t>初始化层</w:t>
      </w:r>
      <w:r>
        <w:t xml:space="preserve">   </w:t>
      </w:r>
    </w:p>
    <w:p w14:paraId="2043E311" w14:textId="77777777" w:rsidR="00573394" w:rsidRDefault="00573394" w:rsidP="00573394">
      <w:r>
        <w:rPr>
          <w:rFonts w:hint="eastAsia"/>
        </w:rPr>
        <w:t xml:space="preserve">    # </w:t>
      </w:r>
      <w:r>
        <w:rPr>
          <w:rFonts w:hint="eastAsia"/>
        </w:rPr>
        <w:t>最大池化层</w:t>
      </w:r>
      <w:r>
        <w:rPr>
          <w:rFonts w:hint="eastAsia"/>
        </w:rPr>
        <w:t>,3*3,2S</w:t>
      </w:r>
      <w:r>
        <w:t xml:space="preserve">   </w:t>
      </w:r>
    </w:p>
    <w:p w14:paraId="676ACB41" w14:textId="77777777" w:rsidR="00573394" w:rsidRDefault="00573394" w:rsidP="00573394">
      <w:r>
        <w:rPr>
          <w:rFonts w:hint="eastAsia"/>
        </w:rPr>
        <w:t xml:space="preserve">    # </w:t>
      </w:r>
      <w:r>
        <w:rPr>
          <w:rFonts w:hint="eastAsia"/>
        </w:rPr>
        <w:t>初始化层</w:t>
      </w:r>
      <w:r>
        <w:t xml:space="preserve">   </w:t>
      </w:r>
    </w:p>
    <w:p w14:paraId="070472C7" w14:textId="77777777" w:rsidR="00573394" w:rsidRDefault="00573394" w:rsidP="00573394">
      <w:r>
        <w:rPr>
          <w:rFonts w:hint="eastAsia"/>
        </w:rPr>
        <w:t xml:space="preserve">    # </w:t>
      </w:r>
      <w:r>
        <w:rPr>
          <w:rFonts w:hint="eastAsia"/>
        </w:rPr>
        <w:t>初始化层</w:t>
      </w:r>
      <w:r>
        <w:t xml:space="preserve">   </w:t>
      </w:r>
    </w:p>
    <w:p w14:paraId="50B400ED" w14:textId="77777777" w:rsidR="00573394" w:rsidRDefault="00573394" w:rsidP="00573394">
      <w:r>
        <w:rPr>
          <w:rFonts w:hint="eastAsia"/>
        </w:rPr>
        <w:t xml:space="preserve">    # </w:t>
      </w:r>
      <w:r>
        <w:rPr>
          <w:rFonts w:hint="eastAsia"/>
        </w:rPr>
        <w:t>最大池化层</w:t>
      </w:r>
      <w:r>
        <w:rPr>
          <w:rFonts w:hint="eastAsia"/>
        </w:rPr>
        <w:t>,3*3,2S</w:t>
      </w:r>
      <w:r>
        <w:t xml:space="preserve">    </w:t>
      </w:r>
    </w:p>
    <w:p w14:paraId="24946CA0" w14:textId="77777777" w:rsidR="00573394" w:rsidRDefault="00573394" w:rsidP="00573394">
      <w:r>
        <w:rPr>
          <w:rFonts w:hint="eastAsia"/>
        </w:rPr>
        <w:t xml:space="preserve">    # </w:t>
      </w:r>
      <w:r>
        <w:rPr>
          <w:rFonts w:hint="eastAsia"/>
        </w:rPr>
        <w:t>初始化层</w:t>
      </w:r>
      <w:r>
        <w:t xml:space="preserve"> </w:t>
      </w:r>
    </w:p>
    <w:p w14:paraId="6D17F882" w14:textId="77777777" w:rsidR="00573394" w:rsidRDefault="00573394" w:rsidP="00573394">
      <w:r>
        <w:rPr>
          <w:rFonts w:hint="eastAsia"/>
        </w:rPr>
        <w:t xml:space="preserve">    # </w:t>
      </w:r>
      <w:r>
        <w:rPr>
          <w:rFonts w:hint="eastAsia"/>
        </w:rPr>
        <w:t>初始化层</w:t>
      </w:r>
      <w:r>
        <w:t xml:space="preserve">   </w:t>
      </w:r>
    </w:p>
    <w:p w14:paraId="4BA590E2" w14:textId="77777777" w:rsidR="00573394" w:rsidRDefault="00573394" w:rsidP="00573394">
      <w:r>
        <w:rPr>
          <w:rFonts w:hint="eastAsia"/>
        </w:rPr>
        <w:t xml:space="preserve">    # </w:t>
      </w:r>
      <w:r>
        <w:rPr>
          <w:rFonts w:hint="eastAsia"/>
        </w:rPr>
        <w:t>平均池化</w:t>
      </w:r>
      <w:r>
        <w:rPr>
          <w:rFonts w:hint="eastAsia"/>
        </w:rPr>
        <w:t>7*7,1V</w:t>
      </w:r>
      <w:r>
        <w:t xml:space="preserve">   </w:t>
      </w:r>
    </w:p>
    <w:p w14:paraId="29B3F91B" w14:textId="77777777" w:rsidR="00573394" w:rsidRDefault="00573394" w:rsidP="00573394">
      <w:r>
        <w:t xml:space="preserve">    # dropout 40%   </w:t>
      </w:r>
    </w:p>
    <w:p w14:paraId="786853D3" w14:textId="77777777" w:rsidR="00573394" w:rsidRDefault="00573394" w:rsidP="00573394">
      <w:r>
        <w:rPr>
          <w:rFonts w:hint="eastAsia"/>
        </w:rPr>
        <w:t xml:space="preserve"># </w:t>
      </w:r>
      <w:r>
        <w:rPr>
          <w:rFonts w:hint="eastAsia"/>
        </w:rPr>
        <w:t>全链接</w:t>
      </w:r>
      <w:r>
        <w:t xml:space="preserve">   </w:t>
      </w:r>
    </w:p>
    <w:p w14:paraId="5564CFBF" w14:textId="77777777" w:rsidR="00573394" w:rsidRDefault="00573394" w:rsidP="00573394">
      <w:r>
        <w:rPr>
          <w:rFonts w:hint="eastAsia"/>
        </w:rPr>
        <w:t>它参考了</w:t>
      </w:r>
      <w:r>
        <w:rPr>
          <w:rFonts w:hint="eastAsia"/>
        </w:rPr>
        <w:t>GoogleNet</w:t>
      </w:r>
      <w:r>
        <w:rPr>
          <w:rFonts w:hint="eastAsia"/>
        </w:rPr>
        <w:t>，共有</w:t>
      </w:r>
      <w:r>
        <w:rPr>
          <w:rFonts w:hint="eastAsia"/>
        </w:rPr>
        <w:t>19</w:t>
      </w:r>
      <w:r>
        <w:rPr>
          <w:rFonts w:hint="eastAsia"/>
        </w:rPr>
        <w:t>层，采用了</w:t>
      </w:r>
      <w:r>
        <w:rPr>
          <w:rFonts w:hint="eastAsia"/>
        </w:rPr>
        <w:t>GoogleNet</w:t>
      </w:r>
      <w:r>
        <w:rPr>
          <w:rFonts w:hint="eastAsia"/>
        </w:rPr>
        <w:t>中的初始化层，当然，如此复杂的模型处理简单的分类有种杀鸡用宰牛刀的感觉，结果可想而知。虽然模型不可用，为什么在文中介绍它呢？这是因为之后的网络结构都是由此衍生出的。</w:t>
      </w:r>
    </w:p>
    <w:p w14:paraId="1782A33D" w14:textId="77777777" w:rsidR="00573394" w:rsidRDefault="00573394" w:rsidP="00573394">
      <w:r>
        <w:rPr>
          <w:rFonts w:hint="eastAsia"/>
        </w:rPr>
        <w:t>2</w:t>
      </w:r>
      <w:r>
        <w:rPr>
          <w:rFonts w:hint="eastAsia"/>
        </w:rPr>
        <w:t>）最后，经过一系列的修正，得到一个精度为</w:t>
      </w:r>
      <w:r>
        <w:rPr>
          <w:rFonts w:hint="eastAsia"/>
        </w:rPr>
        <w:t>87%</w:t>
      </w:r>
      <w:r>
        <w:rPr>
          <w:rFonts w:hint="eastAsia"/>
        </w:rPr>
        <w:t>的</w:t>
      </w:r>
      <w:r>
        <w:rPr>
          <w:rFonts w:hint="eastAsia"/>
        </w:rPr>
        <w:t>BodyStyle</w:t>
      </w:r>
      <w:r>
        <w:rPr>
          <w:rFonts w:hint="eastAsia"/>
        </w:rPr>
        <w:t>分类器，其结构如</w:t>
      </w:r>
      <w:r>
        <w:rPr>
          <w:rFonts w:hint="eastAsia"/>
        </w:rPr>
        <w:t>4-4</w:t>
      </w:r>
      <w:r>
        <w:rPr>
          <w:rFonts w:hint="eastAsia"/>
        </w:rPr>
        <w:t>所示：</w:t>
      </w:r>
    </w:p>
    <w:p w14:paraId="09BD0E44" w14:textId="32D48377" w:rsidR="00573394" w:rsidRDefault="00573394" w:rsidP="00573394">
      <w:pPr>
        <w:jc w:val="center"/>
        <w:rPr>
          <w:noProof/>
        </w:rPr>
      </w:pPr>
      <w:r w:rsidRPr="00717F89">
        <w:rPr>
          <w:noProof/>
        </w:rPr>
        <w:lastRenderedPageBreak/>
        <w:drawing>
          <wp:inline distT="0" distB="0" distL="0" distR="0" wp14:anchorId="047CF2FA" wp14:editId="760B8404">
            <wp:extent cx="4679950" cy="48387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9950" cy="4838700"/>
                    </a:xfrm>
                    <a:prstGeom prst="rect">
                      <a:avLst/>
                    </a:prstGeom>
                    <a:noFill/>
                    <a:ln>
                      <a:noFill/>
                    </a:ln>
                  </pic:spPr>
                </pic:pic>
              </a:graphicData>
            </a:graphic>
          </wp:inline>
        </w:drawing>
      </w:r>
    </w:p>
    <w:p w14:paraId="34D8F589" w14:textId="77777777" w:rsidR="00573394" w:rsidRDefault="00573394" w:rsidP="00573394">
      <w:pPr>
        <w:ind w:firstLine="422"/>
        <w:jc w:val="center"/>
        <w:rPr>
          <w:rFonts w:ascii="宋体" w:hAnsi="宋体"/>
          <w:b/>
          <w:bCs/>
          <w:noProof/>
        </w:rPr>
      </w:pPr>
      <w:r w:rsidRPr="006A6492">
        <w:rPr>
          <w:rFonts w:ascii="宋体" w:hAnsi="宋体" w:hint="eastAsia"/>
          <w:b/>
          <w:bCs/>
          <w:noProof/>
        </w:rPr>
        <w:t>图4-4</w:t>
      </w:r>
      <w:r w:rsidRPr="006A6492">
        <w:rPr>
          <w:rFonts w:ascii="宋体" w:hAnsi="宋体"/>
          <w:b/>
          <w:bCs/>
          <w:noProof/>
        </w:rPr>
        <w:t xml:space="preserve"> </w:t>
      </w:r>
      <w:r w:rsidRPr="006A6492">
        <w:rPr>
          <w:rFonts w:ascii="宋体" w:hAnsi="宋体" w:hint="eastAsia"/>
          <w:b/>
          <w:bCs/>
          <w:noProof/>
        </w:rPr>
        <w:t>BodyStyle分类器神经网络模型结构</w:t>
      </w:r>
    </w:p>
    <w:p w14:paraId="02505068" w14:textId="77777777" w:rsidR="00573394" w:rsidRDefault="00573394" w:rsidP="00573394">
      <w:pPr>
        <w:rPr>
          <w:noProof/>
        </w:rPr>
      </w:pPr>
      <w:r>
        <w:rPr>
          <w:rFonts w:hint="eastAsia"/>
          <w:noProof/>
        </w:rPr>
        <w:t>因为初始化层训练速度过于缓慢，当前分类器没有采用它，不过在后面的分类器中，还是采用了初始化层，这个将在后文详细介绍。</w:t>
      </w:r>
    </w:p>
    <w:p w14:paraId="5E294BC5" w14:textId="77777777" w:rsidR="00573394" w:rsidRPr="006A6492" w:rsidRDefault="00573394" w:rsidP="00573394">
      <w:r>
        <w:rPr>
          <w:rFonts w:hint="eastAsia"/>
          <w:noProof/>
        </w:rPr>
        <w:t>3</w:t>
      </w:r>
      <w:r>
        <w:rPr>
          <w:rFonts w:hint="eastAsia"/>
          <w:noProof/>
        </w:rPr>
        <w:t>）此外，</w:t>
      </w:r>
      <w:r>
        <w:rPr>
          <w:rFonts w:hint="eastAsia"/>
          <w:noProof/>
        </w:rPr>
        <w:t>1.0-alpha</w:t>
      </w:r>
      <w:r>
        <w:rPr>
          <w:rFonts w:hint="eastAsia"/>
          <w:noProof/>
        </w:rPr>
        <w:t>版还经过一系列尝试，得到合适的批量（</w:t>
      </w:r>
      <w:r>
        <w:rPr>
          <w:rFonts w:hint="eastAsia"/>
          <w:noProof/>
        </w:rPr>
        <w:t>40</w:t>
      </w:r>
      <w:r>
        <w:rPr>
          <w:rFonts w:hint="eastAsia"/>
          <w:noProof/>
        </w:rPr>
        <w:t>张图片）、学习率（</w:t>
      </w:r>
      <w:r>
        <w:rPr>
          <w:rFonts w:hint="eastAsia"/>
          <w:noProof/>
        </w:rPr>
        <w:t>0.01</w:t>
      </w:r>
      <w:r>
        <w:rPr>
          <w:rFonts w:hint="eastAsia"/>
          <w:noProof/>
        </w:rPr>
        <w:t>）等等参数。</w:t>
      </w:r>
    </w:p>
    <w:p w14:paraId="714CA1ED" w14:textId="77777777" w:rsidR="00573394" w:rsidRPr="00573394" w:rsidRDefault="00573394" w:rsidP="00573394">
      <w:pPr>
        <w:pStyle w:val="2"/>
        <w:spacing w:before="156" w:after="156"/>
        <w:ind w:left="105"/>
      </w:pPr>
      <w:bookmarkStart w:id="84" w:name="_Toc39414440"/>
      <w:bookmarkStart w:id="85" w:name="_Toc40809149"/>
      <w:r w:rsidRPr="00573394">
        <w:t>4.2</w:t>
      </w:r>
      <w:r w:rsidRPr="00573394">
        <w:rPr>
          <w:rFonts w:hint="eastAsia"/>
        </w:rPr>
        <w:t xml:space="preserve"> </w:t>
      </w:r>
      <w:r w:rsidRPr="00573394">
        <w:t>VDS</w:t>
      </w:r>
      <w:r w:rsidRPr="00573394">
        <w:rPr>
          <w:rFonts w:hint="eastAsia"/>
        </w:rPr>
        <w:t>1</w:t>
      </w:r>
      <w:r w:rsidRPr="00573394">
        <w:t>.0</w:t>
      </w:r>
      <w:bookmarkEnd w:id="84"/>
      <w:bookmarkEnd w:id="85"/>
    </w:p>
    <w:p w14:paraId="23ECFE61" w14:textId="77777777" w:rsidR="00573394" w:rsidRPr="00573394" w:rsidRDefault="00573394" w:rsidP="00573394">
      <w:pPr>
        <w:pStyle w:val="3"/>
        <w:spacing w:before="156" w:after="156"/>
        <w:ind w:left="210"/>
      </w:pPr>
      <w:bookmarkStart w:id="86" w:name="_Toc39414441"/>
      <w:bookmarkStart w:id="87" w:name="_Toc40809150"/>
      <w:r w:rsidRPr="00573394">
        <w:t>4</w:t>
      </w:r>
      <w:r w:rsidRPr="00573394">
        <w:rPr>
          <w:rFonts w:hint="eastAsia"/>
        </w:rPr>
        <w:t xml:space="preserve">.2.1 </w:t>
      </w:r>
      <w:r w:rsidRPr="00573394">
        <w:rPr>
          <w:rFonts w:hint="eastAsia"/>
        </w:rPr>
        <w:t>简介</w:t>
      </w:r>
      <w:bookmarkEnd w:id="86"/>
      <w:bookmarkEnd w:id="87"/>
    </w:p>
    <w:p w14:paraId="55E79DB0" w14:textId="77777777" w:rsidR="00573394" w:rsidRPr="00B5394A" w:rsidRDefault="00573394" w:rsidP="00573394">
      <w:pPr>
        <w:pStyle w:val="afc"/>
        <w:rPr>
          <w:lang w:val="x-none"/>
        </w:rPr>
      </w:pPr>
    </w:p>
    <w:p w14:paraId="31994999" w14:textId="77777777" w:rsidR="00573394" w:rsidRDefault="00573394" w:rsidP="00573394">
      <w:pPr>
        <w:pStyle w:val="afc"/>
        <w:rPr>
          <w:lang w:val="x-none"/>
        </w:rPr>
      </w:pPr>
      <w:r>
        <w:rPr>
          <w:rFonts w:hint="eastAsia"/>
          <w:lang w:val="x-none"/>
        </w:rPr>
        <w:t>有了</w:t>
      </w:r>
      <w:r>
        <w:rPr>
          <w:rFonts w:hint="eastAsia"/>
          <w:lang w:val="x-none"/>
        </w:rPr>
        <w:t>1.0-alpha</w:t>
      </w:r>
      <w:r>
        <w:rPr>
          <w:rFonts w:hint="eastAsia"/>
          <w:lang w:val="x-none"/>
        </w:rPr>
        <w:t>版本的探索经验后，针对第一优先级的需求，正式推出</w:t>
      </w:r>
      <w:r>
        <w:rPr>
          <w:rFonts w:hint="eastAsia"/>
          <w:lang w:val="x-none"/>
        </w:rPr>
        <w:t>1.0</w:t>
      </w:r>
      <w:r>
        <w:rPr>
          <w:rFonts w:hint="eastAsia"/>
          <w:lang w:val="x-none"/>
        </w:rPr>
        <w:t>版。它实现了文件读取汽车图片的方式，使用图</w:t>
      </w:r>
      <w:r>
        <w:rPr>
          <w:rFonts w:hint="eastAsia"/>
          <w:lang w:val="x-none"/>
        </w:rPr>
        <w:t>4-4</w:t>
      </w:r>
      <w:r>
        <w:rPr>
          <w:rFonts w:hint="eastAsia"/>
          <w:lang w:val="x-none"/>
        </w:rPr>
        <w:t>展示的神经网络实现对</w:t>
      </w:r>
      <w:r>
        <w:rPr>
          <w:rFonts w:hint="eastAsia"/>
          <w:lang w:val="x-none"/>
        </w:rPr>
        <w:t>bodyStyle</w:t>
      </w:r>
      <w:r>
        <w:rPr>
          <w:rFonts w:hint="eastAsia"/>
          <w:lang w:val="x-none"/>
        </w:rPr>
        <w:t>的预测，并将预测结果展示在原图片之上。</w:t>
      </w:r>
    </w:p>
    <w:p w14:paraId="60A93232" w14:textId="77777777" w:rsidR="00573394" w:rsidRPr="00573394" w:rsidRDefault="00573394" w:rsidP="00573394">
      <w:pPr>
        <w:pStyle w:val="3"/>
        <w:spacing w:before="156" w:after="156"/>
        <w:ind w:left="210"/>
      </w:pPr>
      <w:bookmarkStart w:id="88" w:name="_Toc39414442"/>
      <w:bookmarkStart w:id="89" w:name="_Toc40809151"/>
      <w:r w:rsidRPr="00573394">
        <w:t>4</w:t>
      </w:r>
      <w:r w:rsidRPr="00573394">
        <w:rPr>
          <w:rFonts w:hint="eastAsia"/>
        </w:rPr>
        <w:t xml:space="preserve">.2.2 </w:t>
      </w:r>
      <w:r w:rsidRPr="00573394">
        <w:rPr>
          <w:rFonts w:hint="eastAsia"/>
        </w:rPr>
        <w:t>设计思路</w:t>
      </w:r>
      <w:bookmarkEnd w:id="88"/>
      <w:bookmarkEnd w:id="89"/>
    </w:p>
    <w:p w14:paraId="55F78A2B" w14:textId="77777777" w:rsidR="00573394" w:rsidRPr="00B5394A" w:rsidRDefault="00573394" w:rsidP="00573394">
      <w:pPr>
        <w:rPr>
          <w:lang w:val="x-none"/>
        </w:rPr>
      </w:pPr>
      <w:r>
        <w:rPr>
          <w:rFonts w:hint="eastAsia"/>
          <w:lang w:val="x-none"/>
        </w:rPr>
        <w:t>按照需求分析优先级，</w:t>
      </w:r>
      <w:r>
        <w:rPr>
          <w:rFonts w:hint="eastAsia"/>
          <w:lang w:val="x-none"/>
        </w:rPr>
        <w:t>1.0</w:t>
      </w:r>
      <w:r>
        <w:rPr>
          <w:rFonts w:hint="eastAsia"/>
          <w:lang w:val="x-none"/>
        </w:rPr>
        <w:t>版本解决了</w:t>
      </w:r>
      <w:r>
        <w:rPr>
          <w:rFonts w:hint="eastAsia"/>
          <w:lang w:val="x-none"/>
        </w:rPr>
        <w:t>BodyStyle</w:t>
      </w:r>
      <w:r>
        <w:rPr>
          <w:rFonts w:hint="eastAsia"/>
          <w:lang w:val="x-none"/>
        </w:rPr>
        <w:t>的分类问题。它首先将模型训练独立出系统，</w:t>
      </w:r>
      <w:r>
        <w:rPr>
          <w:rFonts w:hint="eastAsia"/>
          <w:lang w:val="x-none"/>
        </w:rPr>
        <w:lastRenderedPageBreak/>
        <w:t>单独对</w:t>
      </w:r>
      <w:r>
        <w:rPr>
          <w:rFonts w:hint="eastAsia"/>
          <w:lang w:val="x-none"/>
        </w:rPr>
        <w:t>BodyStyle</w:t>
      </w:r>
      <w:r>
        <w:rPr>
          <w:rFonts w:hint="eastAsia"/>
          <w:lang w:val="x-none"/>
        </w:rPr>
        <w:t>构造一个网络模型，并进行合适的训练，将模型保存到</w:t>
      </w:r>
      <w:r>
        <w:rPr>
          <w:rFonts w:hint="eastAsia"/>
          <w:lang w:val="x-none"/>
        </w:rPr>
        <w:t>models</w:t>
      </w:r>
      <w:r>
        <w:rPr>
          <w:rFonts w:hint="eastAsia"/>
          <w:lang w:val="x-none"/>
        </w:rPr>
        <w:t>文件夹。在系统中只需要加载模型进行预测即可。为了减小耦合，</w:t>
      </w:r>
      <w:r>
        <w:rPr>
          <w:rFonts w:hint="eastAsia"/>
          <w:lang w:val="x-none"/>
        </w:rPr>
        <w:t>1.0</w:t>
      </w:r>
      <w:r>
        <w:rPr>
          <w:rFonts w:hint="eastAsia"/>
          <w:lang w:val="x-none"/>
        </w:rPr>
        <w:t>版本对图片读取和预处理，分类预测，展示结果分别进行了模块化封装。各模块的具体实现如下：</w:t>
      </w:r>
    </w:p>
    <w:p w14:paraId="147C83F1" w14:textId="77777777" w:rsidR="00573394" w:rsidRDefault="00573394" w:rsidP="00573394">
      <w:pPr>
        <w:pStyle w:val="afc"/>
        <w:rPr>
          <w:lang w:val="x-none"/>
        </w:rPr>
      </w:pPr>
      <w:r>
        <w:rPr>
          <w:rFonts w:hint="eastAsia"/>
          <w:lang w:val="x-none"/>
        </w:rPr>
        <w:t>1</w:t>
      </w:r>
      <w:r>
        <w:rPr>
          <w:rFonts w:hint="eastAsia"/>
          <w:lang w:val="x-none"/>
        </w:rPr>
        <w:t>）调用保存的分类器</w:t>
      </w:r>
    </w:p>
    <w:p w14:paraId="07DE72BF" w14:textId="77777777" w:rsidR="00573394" w:rsidRPr="00297CB9" w:rsidRDefault="00573394" w:rsidP="00573394">
      <w:pPr>
        <w:pStyle w:val="afc"/>
        <w:ind w:left="425"/>
        <w:rPr>
          <w:rFonts w:ascii="宋体" w:hAnsi="宋体"/>
          <w:lang w:val="x-none"/>
        </w:rPr>
      </w:pPr>
      <w:r w:rsidRPr="00297CB9">
        <w:rPr>
          <w:rFonts w:ascii="宋体" w:hAnsi="宋体"/>
          <w:lang w:val="x-none"/>
        </w:rPr>
        <w:t>bodystyle_model=Sequential()</w:t>
      </w:r>
    </w:p>
    <w:p w14:paraId="7BE4B3B8" w14:textId="77777777" w:rsidR="00573394" w:rsidRPr="00297CB9" w:rsidRDefault="00573394" w:rsidP="00573394">
      <w:pPr>
        <w:pStyle w:val="afc"/>
        <w:ind w:left="425"/>
        <w:rPr>
          <w:rFonts w:ascii="宋体" w:hAnsi="宋体"/>
          <w:lang w:val="x-none"/>
        </w:rPr>
      </w:pPr>
      <w:r w:rsidRPr="00297CB9">
        <w:rPr>
          <w:rFonts w:ascii="宋体" w:hAnsi="宋体"/>
          <w:lang w:val="x-none"/>
        </w:rPr>
        <w:t>MODEL_PATH='model/bodystyle_model.h5'</w:t>
      </w:r>
    </w:p>
    <w:p w14:paraId="0FCF8BBD" w14:textId="77777777" w:rsidR="00573394" w:rsidRPr="00297CB9" w:rsidRDefault="00573394" w:rsidP="00573394">
      <w:pPr>
        <w:pStyle w:val="afc"/>
        <w:ind w:left="425"/>
        <w:rPr>
          <w:rFonts w:ascii="宋体" w:hAnsi="宋体"/>
          <w:lang w:val="x-none"/>
        </w:rPr>
      </w:pPr>
      <w:r w:rsidRPr="00297CB9">
        <w:rPr>
          <w:rFonts w:ascii="宋体" w:hAnsi="宋体"/>
          <w:lang w:val="x-none"/>
        </w:rPr>
        <w:t>bodystyle_model=load_model(MODEL_PATH)</w:t>
      </w:r>
    </w:p>
    <w:p w14:paraId="283088BC" w14:textId="77777777" w:rsidR="00573394" w:rsidRDefault="00573394" w:rsidP="00573394">
      <w:pPr>
        <w:pStyle w:val="afc"/>
        <w:rPr>
          <w:lang w:val="x-none"/>
        </w:rPr>
      </w:pPr>
      <w:r>
        <w:rPr>
          <w:rFonts w:hint="eastAsia"/>
          <w:lang w:val="x-none"/>
        </w:rPr>
        <w:t>2</w:t>
      </w:r>
      <w:r>
        <w:rPr>
          <w:rFonts w:hint="eastAsia"/>
          <w:lang w:val="x-none"/>
        </w:rPr>
        <w:t>）定义图片读取和预处理模块</w:t>
      </w:r>
    </w:p>
    <w:p w14:paraId="68FA5B2D" w14:textId="77777777" w:rsidR="00573394" w:rsidRPr="00297CB9" w:rsidRDefault="00573394" w:rsidP="00573394">
      <w:pPr>
        <w:pStyle w:val="afc"/>
        <w:rPr>
          <w:rFonts w:ascii="宋体" w:hAnsi="宋体"/>
          <w:lang w:val="x-none"/>
        </w:rPr>
      </w:pPr>
      <w:r>
        <w:rPr>
          <w:lang w:val="x-none"/>
        </w:rPr>
        <w:tab/>
      </w:r>
      <w:r>
        <w:rPr>
          <w:lang w:val="x-none"/>
        </w:rPr>
        <w:tab/>
      </w:r>
      <w:r w:rsidRPr="00297CB9">
        <w:rPr>
          <w:rFonts w:ascii="宋体" w:hAnsi="宋体"/>
          <w:lang w:val="x-none"/>
        </w:rPr>
        <w:t>def read_image(file_name):</w:t>
      </w:r>
    </w:p>
    <w:p w14:paraId="6788C71B"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path=file_name</w:t>
      </w:r>
    </w:p>
    <w:p w14:paraId="054B3705"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img = Image.open(path)</w:t>
      </w:r>
    </w:p>
    <w:p w14:paraId="318A76FC"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img = img.resize((80, 60), Image.ANTIALIAS)</w:t>
      </w:r>
    </w:p>
    <w:p w14:paraId="280375EB"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return img</w:t>
      </w:r>
    </w:p>
    <w:p w14:paraId="27CF8014" w14:textId="77777777" w:rsidR="00573394" w:rsidRDefault="00573394" w:rsidP="00573394">
      <w:pPr>
        <w:pStyle w:val="afc"/>
        <w:rPr>
          <w:lang w:val="x-none"/>
        </w:rPr>
      </w:pPr>
      <w:r>
        <w:rPr>
          <w:rFonts w:hint="eastAsia"/>
          <w:lang w:val="x-none"/>
        </w:rPr>
        <w:t>3</w:t>
      </w:r>
      <w:r>
        <w:rPr>
          <w:rFonts w:hint="eastAsia"/>
          <w:lang w:val="x-none"/>
        </w:rPr>
        <w:t>）定义预测函数</w:t>
      </w:r>
    </w:p>
    <w:p w14:paraId="5E715296" w14:textId="77777777" w:rsidR="00573394" w:rsidRPr="00297CB9" w:rsidRDefault="00573394" w:rsidP="00573394">
      <w:pPr>
        <w:pStyle w:val="afc"/>
        <w:rPr>
          <w:rFonts w:ascii="宋体" w:hAnsi="宋体"/>
          <w:lang w:val="x-none"/>
        </w:rPr>
      </w:pPr>
      <w:r>
        <w:rPr>
          <w:lang w:val="x-none"/>
        </w:rPr>
        <w:tab/>
      </w:r>
      <w:r>
        <w:rPr>
          <w:lang w:val="x-none"/>
        </w:rPr>
        <w:tab/>
      </w:r>
      <w:r w:rsidRPr="00297CB9">
        <w:rPr>
          <w:rFonts w:ascii="宋体" w:hAnsi="宋体"/>
          <w:lang w:val="x-none"/>
        </w:rPr>
        <w:t>def predict_class(img):</w:t>
      </w:r>
    </w:p>
    <w:p w14:paraId="3C7A1DBB"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arr = np.asarray(img, dtype='float32')</w:t>
      </w:r>
    </w:p>
    <w:p w14:paraId="33D37596"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arr=arr/255</w:t>
      </w:r>
    </w:p>
    <w:p w14:paraId="5252CF7C"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arr=arr.reshape(1,60,80,3)</w:t>
      </w:r>
    </w:p>
    <w:p w14:paraId="4DEEB9A3"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result = bodystyle_model.predict_classes(arr)</w:t>
      </w:r>
    </w:p>
    <w:p w14:paraId="5A548A24" w14:textId="77777777" w:rsidR="00573394" w:rsidRPr="00297CB9" w:rsidRDefault="00573394" w:rsidP="00573394">
      <w:pPr>
        <w:pStyle w:val="afc"/>
        <w:rPr>
          <w:rFonts w:ascii="宋体" w:hAnsi="宋体"/>
          <w:lang w:val="x-none"/>
        </w:rPr>
      </w:pPr>
      <w:r w:rsidRPr="00297CB9">
        <w:rPr>
          <w:rFonts w:ascii="宋体" w:hAnsi="宋体"/>
          <w:lang w:val="x-none"/>
        </w:rPr>
        <w:t xml:space="preserve">    </w:t>
      </w:r>
      <w:r w:rsidRPr="00297CB9">
        <w:rPr>
          <w:rFonts w:ascii="宋体" w:hAnsi="宋体"/>
          <w:lang w:val="x-none"/>
        </w:rPr>
        <w:tab/>
      </w:r>
      <w:r w:rsidRPr="00297CB9">
        <w:rPr>
          <w:rFonts w:ascii="宋体" w:hAnsi="宋体"/>
          <w:lang w:val="x-none"/>
        </w:rPr>
        <w:tab/>
        <w:t>return bodyStyleDict[result[0]]</w:t>
      </w:r>
    </w:p>
    <w:p w14:paraId="78445E71" w14:textId="77777777" w:rsidR="00573394" w:rsidRDefault="00573394" w:rsidP="00573394">
      <w:pPr>
        <w:pStyle w:val="afc"/>
        <w:rPr>
          <w:lang w:val="x-none"/>
        </w:rPr>
      </w:pPr>
      <w:r>
        <w:rPr>
          <w:rFonts w:hint="eastAsia"/>
          <w:lang w:val="x-none"/>
        </w:rPr>
        <w:t>4</w:t>
      </w:r>
      <w:r>
        <w:rPr>
          <w:rFonts w:hint="eastAsia"/>
          <w:lang w:val="x-none"/>
        </w:rPr>
        <w:t>）调用预测函数得到预测结果，将结果展示。效果如图</w:t>
      </w:r>
      <w:r>
        <w:rPr>
          <w:rFonts w:hint="eastAsia"/>
          <w:lang w:val="x-none"/>
        </w:rPr>
        <w:t>4-5.</w:t>
      </w:r>
    </w:p>
    <w:p w14:paraId="71E80D4F" w14:textId="77777777" w:rsidR="00573394" w:rsidRPr="00297CB9" w:rsidRDefault="00573394" w:rsidP="00573394">
      <w:pPr>
        <w:pStyle w:val="afc"/>
        <w:rPr>
          <w:rFonts w:ascii="宋体" w:hAnsi="宋体"/>
          <w:lang w:val="x-none"/>
        </w:rPr>
      </w:pPr>
      <w:r>
        <w:rPr>
          <w:lang w:val="x-none"/>
        </w:rPr>
        <w:tab/>
      </w:r>
      <w:r>
        <w:rPr>
          <w:lang w:val="x-none"/>
        </w:rPr>
        <w:tab/>
      </w:r>
      <w:r w:rsidRPr="00297CB9">
        <w:rPr>
          <w:rFonts w:ascii="宋体" w:hAnsi="宋体" w:hint="eastAsia"/>
          <w:lang w:val="x-none"/>
        </w:rPr>
        <w:t>from PIL import Image, ImageFont, ImageDraw # 导入模块</w:t>
      </w:r>
    </w:p>
    <w:p w14:paraId="6E537E11" w14:textId="77777777" w:rsidR="00573394" w:rsidRPr="00297CB9" w:rsidRDefault="00573394" w:rsidP="00573394">
      <w:pPr>
        <w:pStyle w:val="afc"/>
        <w:ind w:leftChars="200" w:left="420"/>
        <w:rPr>
          <w:rFonts w:ascii="宋体" w:hAnsi="宋体"/>
          <w:lang w:val="x-none"/>
        </w:rPr>
      </w:pPr>
      <w:r w:rsidRPr="00297CB9">
        <w:rPr>
          <w:rFonts w:ascii="宋体" w:hAnsi="宋体"/>
          <w:lang w:val="x-none"/>
        </w:rPr>
        <w:t>print(img.format, img.size, img.mode)</w:t>
      </w:r>
    </w:p>
    <w:p w14:paraId="14184173" w14:textId="77777777" w:rsidR="00573394" w:rsidRPr="00297CB9" w:rsidRDefault="00573394" w:rsidP="00573394">
      <w:pPr>
        <w:pStyle w:val="afc"/>
        <w:ind w:leftChars="200" w:left="420"/>
        <w:rPr>
          <w:rFonts w:ascii="宋体" w:hAnsi="宋体"/>
          <w:lang w:val="x-none"/>
        </w:rPr>
      </w:pPr>
      <w:r w:rsidRPr="00297CB9">
        <w:rPr>
          <w:rFonts w:ascii="宋体" w:hAnsi="宋体" w:hint="eastAsia"/>
          <w:lang w:val="x-none"/>
        </w:rPr>
        <w:t>draw = ImageDraw.Draw(img) #修改图片</w:t>
      </w:r>
    </w:p>
    <w:p w14:paraId="01938238" w14:textId="77777777" w:rsidR="00573394" w:rsidRPr="00297CB9" w:rsidRDefault="00573394" w:rsidP="00573394">
      <w:pPr>
        <w:pStyle w:val="afc"/>
        <w:ind w:leftChars="200" w:left="420"/>
        <w:rPr>
          <w:rFonts w:ascii="宋体" w:hAnsi="宋体"/>
          <w:lang w:val="x-none"/>
        </w:rPr>
      </w:pPr>
      <w:r w:rsidRPr="00297CB9">
        <w:rPr>
          <w:rFonts w:ascii="宋体" w:hAnsi="宋体"/>
          <w:lang w:val="x-none"/>
        </w:rPr>
        <w:t>#font = ImageFont.truetype(None, size = 40)</w:t>
      </w:r>
    </w:p>
    <w:p w14:paraId="12F73C9E" w14:textId="77777777" w:rsidR="00573394" w:rsidRPr="00297CB9" w:rsidRDefault="00573394" w:rsidP="00573394">
      <w:pPr>
        <w:pStyle w:val="afc"/>
        <w:ind w:leftChars="200" w:left="420"/>
        <w:rPr>
          <w:rFonts w:ascii="宋体" w:hAnsi="宋体"/>
          <w:lang w:val="x-none"/>
        </w:rPr>
      </w:pPr>
      <w:r w:rsidRPr="00297CB9">
        <w:rPr>
          <w:rFonts w:ascii="宋体" w:hAnsi="宋体" w:hint="eastAsia"/>
          <w:lang w:val="x-none"/>
        </w:rPr>
        <w:t>draw.text((20,50), result, fill = (255, 0 ,0)) #利用ImageDraw的内置函数，在图片上写入文字</w:t>
      </w:r>
    </w:p>
    <w:p w14:paraId="31DD3B90" w14:textId="77777777" w:rsidR="00573394" w:rsidRPr="00297CB9" w:rsidRDefault="00573394" w:rsidP="00573394">
      <w:pPr>
        <w:pStyle w:val="afc"/>
        <w:ind w:leftChars="200" w:left="420"/>
        <w:rPr>
          <w:rFonts w:ascii="宋体" w:hAnsi="宋体"/>
          <w:lang w:val="x-none"/>
        </w:rPr>
      </w:pPr>
      <w:r w:rsidRPr="00297CB9">
        <w:rPr>
          <w:rFonts w:ascii="宋体" w:hAnsi="宋体"/>
          <w:lang w:val="x-none"/>
        </w:rPr>
        <w:t>img.show()</w:t>
      </w:r>
    </w:p>
    <w:p w14:paraId="0F42D134" w14:textId="3D7DF4A6" w:rsidR="00573394" w:rsidRDefault="00573394" w:rsidP="00573394">
      <w:pPr>
        <w:pStyle w:val="afc"/>
        <w:jc w:val="center"/>
        <w:rPr>
          <w:noProof/>
        </w:rPr>
      </w:pPr>
      <w:r w:rsidRPr="00717F89">
        <w:rPr>
          <w:noProof/>
        </w:rPr>
        <w:drawing>
          <wp:inline distT="0" distB="0" distL="0" distR="0" wp14:anchorId="48821A37" wp14:editId="24286A2D">
            <wp:extent cx="2095500" cy="1549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5500" cy="1549400"/>
                    </a:xfrm>
                    <a:prstGeom prst="rect">
                      <a:avLst/>
                    </a:prstGeom>
                    <a:noFill/>
                    <a:ln>
                      <a:noFill/>
                    </a:ln>
                  </pic:spPr>
                </pic:pic>
              </a:graphicData>
            </a:graphic>
          </wp:inline>
        </w:drawing>
      </w:r>
    </w:p>
    <w:p w14:paraId="11607778" w14:textId="77777777" w:rsidR="00573394" w:rsidRDefault="00573394" w:rsidP="00573394">
      <w:pPr>
        <w:pStyle w:val="afc"/>
        <w:ind w:firstLine="422"/>
        <w:jc w:val="center"/>
        <w:rPr>
          <w:b/>
          <w:bCs/>
          <w:noProof/>
        </w:rPr>
      </w:pPr>
      <w:r w:rsidRPr="007849AA">
        <w:rPr>
          <w:rFonts w:hint="eastAsia"/>
          <w:b/>
          <w:bCs/>
          <w:noProof/>
        </w:rPr>
        <w:t>图</w:t>
      </w:r>
      <w:r w:rsidRPr="007849AA">
        <w:rPr>
          <w:rFonts w:hint="eastAsia"/>
          <w:b/>
          <w:bCs/>
          <w:noProof/>
        </w:rPr>
        <w:t>4-5</w:t>
      </w:r>
      <w:r w:rsidRPr="007849AA">
        <w:rPr>
          <w:b/>
          <w:bCs/>
          <w:noProof/>
        </w:rPr>
        <w:t xml:space="preserve"> </w:t>
      </w:r>
      <w:r w:rsidRPr="007849AA">
        <w:rPr>
          <w:rFonts w:hint="eastAsia"/>
          <w:b/>
          <w:bCs/>
          <w:noProof/>
        </w:rPr>
        <w:t>VDS-1.0</w:t>
      </w:r>
      <w:r w:rsidRPr="007849AA">
        <w:rPr>
          <w:b/>
          <w:bCs/>
          <w:noProof/>
        </w:rPr>
        <w:t xml:space="preserve"> </w:t>
      </w:r>
      <w:r w:rsidRPr="007849AA">
        <w:rPr>
          <w:rFonts w:hint="eastAsia"/>
          <w:b/>
          <w:bCs/>
          <w:noProof/>
        </w:rPr>
        <w:t>BodyStyle</w:t>
      </w:r>
      <w:r w:rsidRPr="007849AA">
        <w:rPr>
          <w:rFonts w:hint="eastAsia"/>
          <w:b/>
          <w:bCs/>
          <w:noProof/>
        </w:rPr>
        <w:t>分类效果图</w:t>
      </w:r>
    </w:p>
    <w:p w14:paraId="3CD401EF" w14:textId="77777777" w:rsidR="00573394" w:rsidRPr="00573394" w:rsidRDefault="00573394" w:rsidP="00573394">
      <w:pPr>
        <w:pStyle w:val="3"/>
        <w:spacing w:before="156" w:after="156"/>
        <w:ind w:left="210"/>
      </w:pPr>
      <w:bookmarkStart w:id="90" w:name="_Toc40809152"/>
      <w:r w:rsidRPr="00573394">
        <w:lastRenderedPageBreak/>
        <w:t>4</w:t>
      </w:r>
      <w:r w:rsidRPr="00573394">
        <w:rPr>
          <w:rFonts w:hint="eastAsia"/>
        </w:rPr>
        <w:t xml:space="preserve">.2.3 </w:t>
      </w:r>
      <w:r w:rsidRPr="00573394">
        <w:rPr>
          <w:rFonts w:hint="eastAsia"/>
        </w:rPr>
        <w:t>做出的改进</w:t>
      </w:r>
      <w:bookmarkEnd w:id="90"/>
    </w:p>
    <w:p w14:paraId="2C5B0D06" w14:textId="77777777" w:rsidR="00573394" w:rsidRPr="009847AE" w:rsidDel="00382407" w:rsidRDefault="00573394" w:rsidP="00573394">
      <w:pPr>
        <w:rPr>
          <w:del w:id="91" w:author="Administrator" w:date="2020-05-17T22:20:00Z"/>
          <w:lang w:val="x-none" w:eastAsia="x-none"/>
        </w:rPr>
      </w:pPr>
      <w:r>
        <w:rPr>
          <w:lang w:val="x-none" w:eastAsia="x-none"/>
        </w:rPr>
        <w:tab/>
      </w:r>
      <w:del w:id="92" w:author="Administrator" w:date="2020-05-17T22:20:00Z">
        <w:r w:rsidDel="00382407">
          <w:rPr>
            <w:rFonts w:hint="eastAsia"/>
            <w:lang w:val="x-none"/>
          </w:rPr>
          <w:delText>由</w:delText>
        </w:r>
        <w:r w:rsidDel="00382407">
          <w:rPr>
            <w:rFonts w:hint="eastAsia"/>
            <w:lang w:val="x-none"/>
          </w:rPr>
          <w:delText>1.0</w:delText>
        </w:r>
        <w:r w:rsidDel="00382407">
          <w:rPr>
            <w:rFonts w:hint="eastAsia"/>
            <w:lang w:val="x-none"/>
          </w:rPr>
          <w:delText>版的经验来看，分类器的精度大约在</w:delText>
        </w:r>
        <w:r w:rsidDel="00382407">
          <w:rPr>
            <w:rFonts w:hint="eastAsia"/>
            <w:lang w:val="x-none"/>
          </w:rPr>
          <w:delText>80%-90%</w:delText>
        </w:r>
        <w:r w:rsidDel="00382407">
          <w:rPr>
            <w:rFonts w:hint="eastAsia"/>
            <w:lang w:val="x-none"/>
          </w:rPr>
          <w:delText>之间。这对于单一分类器而言，是一个勉强可以接受的精度。然而，</w:delText>
        </w:r>
        <w:r w:rsidDel="00382407">
          <w:rPr>
            <w:rFonts w:hint="eastAsia"/>
            <w:lang w:val="x-none"/>
          </w:rPr>
          <w:delText>2.0</w:delText>
        </w:r>
        <w:r w:rsidDel="00382407">
          <w:rPr>
            <w:rFonts w:hint="eastAsia"/>
            <w:lang w:val="x-none"/>
          </w:rPr>
          <w:delText>版本中共有四个分类器和一个价格回归模型。而回归模型的输入即其他四个分类器的结果。如此一来，分类器的错误将在价格回归模型中</w:delText>
        </w:r>
        <w:r w:rsidDel="00382407">
          <w:rPr>
            <w:rFonts w:hint="eastAsia"/>
            <w:lang w:val="x-none"/>
          </w:rPr>
          <w:delText xml:space="preserve"> </w:delText>
        </w:r>
        <w:r w:rsidDel="00382407">
          <w:rPr>
            <w:rFonts w:hint="eastAsia"/>
            <w:lang w:val="x-none"/>
          </w:rPr>
          <w:delText>进一步放大，严重影响其精度。举一个例子，有</w:delText>
        </w:r>
        <w:r w:rsidDel="00382407">
          <w:rPr>
            <w:rFonts w:hint="eastAsia"/>
            <w:lang w:val="x-none"/>
          </w:rPr>
          <w:delText>A</w:delText>
        </w:r>
        <w:r w:rsidDel="00382407">
          <w:rPr>
            <w:rFonts w:hint="eastAsia"/>
            <w:lang w:val="x-none"/>
          </w:rPr>
          <w:delText>、</w:delText>
        </w:r>
        <w:r w:rsidDel="00382407">
          <w:rPr>
            <w:rFonts w:hint="eastAsia"/>
            <w:lang w:val="x-none"/>
          </w:rPr>
          <w:delText>B</w:delText>
        </w:r>
        <w:r w:rsidDel="00382407">
          <w:rPr>
            <w:rFonts w:hint="eastAsia"/>
            <w:lang w:val="x-none"/>
          </w:rPr>
          <w:delText>、</w:delText>
        </w:r>
        <w:r w:rsidDel="00382407">
          <w:rPr>
            <w:rFonts w:hint="eastAsia"/>
            <w:lang w:val="x-none"/>
          </w:rPr>
          <w:delText>C</w:delText>
        </w:r>
        <w:r w:rsidDel="00382407">
          <w:rPr>
            <w:rFonts w:hint="eastAsia"/>
            <w:lang w:val="x-none"/>
          </w:rPr>
          <w:delText>、</w:delText>
        </w:r>
        <w:r w:rsidDel="00382407">
          <w:rPr>
            <w:rFonts w:hint="eastAsia"/>
            <w:lang w:val="x-none"/>
          </w:rPr>
          <w:delText>D</w:delText>
        </w:r>
        <w:r w:rsidDel="00382407">
          <w:rPr>
            <w:rFonts w:hint="eastAsia"/>
            <w:lang w:val="x-none"/>
          </w:rPr>
          <w:delText>、</w:delText>
        </w:r>
        <w:r w:rsidDel="00382407">
          <w:rPr>
            <w:rFonts w:hint="eastAsia"/>
            <w:lang w:val="x-none"/>
          </w:rPr>
          <w:delText>E</w:delText>
        </w:r>
        <w:r w:rsidDel="00382407">
          <w:rPr>
            <w:rFonts w:hint="eastAsia"/>
            <w:lang w:val="x-none"/>
          </w:rPr>
          <w:delText>五个模型，其中</w:delText>
        </w:r>
        <w:r w:rsidDel="00382407">
          <w:rPr>
            <w:rFonts w:hint="eastAsia"/>
            <w:lang w:val="x-none"/>
          </w:rPr>
          <w:delText>E</w:delText>
        </w:r>
        <w:r w:rsidDel="00382407">
          <w:rPr>
            <w:rFonts w:hint="eastAsia"/>
            <w:lang w:val="x-none"/>
          </w:rPr>
          <w:delText>的输入为其他四个的输出。假设</w:delText>
        </w:r>
        <w:r w:rsidDel="00382407">
          <w:rPr>
            <w:rFonts w:hint="eastAsia"/>
            <w:lang w:val="x-none"/>
          </w:rPr>
          <w:delText>A</w:delText>
        </w:r>
        <w:r w:rsidDel="00382407">
          <w:rPr>
            <w:rFonts w:hint="eastAsia"/>
            <w:lang w:val="x-none"/>
          </w:rPr>
          <w:delText>、</w:delText>
        </w:r>
        <w:r w:rsidDel="00382407">
          <w:rPr>
            <w:rFonts w:hint="eastAsia"/>
            <w:lang w:val="x-none"/>
          </w:rPr>
          <w:delText>B</w:delText>
        </w:r>
        <w:r w:rsidDel="00382407">
          <w:rPr>
            <w:rFonts w:hint="eastAsia"/>
            <w:lang w:val="x-none"/>
          </w:rPr>
          <w:delText>、</w:delText>
        </w:r>
        <w:r w:rsidDel="00382407">
          <w:rPr>
            <w:rFonts w:hint="eastAsia"/>
            <w:lang w:val="x-none"/>
          </w:rPr>
          <w:delText>C</w:delText>
        </w:r>
        <w:r w:rsidDel="00382407">
          <w:rPr>
            <w:rFonts w:hint="eastAsia"/>
            <w:lang w:val="x-none"/>
          </w:rPr>
          <w:delText>、</w:delText>
        </w:r>
        <w:r w:rsidDel="00382407">
          <w:rPr>
            <w:rFonts w:hint="eastAsia"/>
            <w:lang w:val="x-none"/>
          </w:rPr>
          <w:delText>D</w:delText>
        </w:r>
        <w:r w:rsidDel="00382407">
          <w:rPr>
            <w:rFonts w:hint="eastAsia"/>
            <w:lang w:val="x-none"/>
          </w:rPr>
          <w:delText>对</w:delText>
        </w:r>
        <w:r w:rsidDel="00382407">
          <w:rPr>
            <w:rFonts w:hint="eastAsia"/>
            <w:lang w:val="x-none"/>
          </w:rPr>
          <w:delText>E</w:delText>
        </w:r>
        <w:r w:rsidDel="00382407">
          <w:rPr>
            <w:rFonts w:hint="eastAsia"/>
            <w:lang w:val="x-none"/>
          </w:rPr>
          <w:delText>的影响是相同的，并且精度都是</w:delText>
        </w:r>
        <w:r w:rsidDel="00382407">
          <w:rPr>
            <w:rFonts w:hint="eastAsia"/>
            <w:lang w:val="x-none"/>
          </w:rPr>
          <w:delText>0.8</w:delText>
        </w:r>
        <w:r w:rsidDel="00382407">
          <w:rPr>
            <w:lang w:val="x-none"/>
          </w:rPr>
          <w:delText xml:space="preserve"> </w:delText>
        </w:r>
        <w:r w:rsidDel="00382407">
          <w:rPr>
            <w:rFonts w:hint="eastAsia"/>
            <w:lang w:val="x-none"/>
          </w:rPr>
          <w:delText>。那么</w:delText>
        </w:r>
        <w:r w:rsidDel="00382407">
          <w:rPr>
            <w:rFonts w:hint="eastAsia"/>
            <w:lang w:val="x-none"/>
          </w:rPr>
          <w:delText>A</w:delText>
        </w:r>
        <w:r w:rsidDel="00382407">
          <w:rPr>
            <w:rFonts w:hint="eastAsia"/>
            <w:lang w:val="x-none"/>
          </w:rPr>
          <w:delText>、</w:delText>
        </w:r>
        <w:r w:rsidDel="00382407">
          <w:rPr>
            <w:lang w:val="x-none"/>
          </w:rPr>
          <w:delText>B</w:delText>
        </w:r>
        <w:r w:rsidDel="00382407">
          <w:rPr>
            <w:rFonts w:hint="eastAsia"/>
            <w:lang w:val="x-none"/>
          </w:rPr>
          <w:delText>、</w:delText>
        </w:r>
        <w:r w:rsidDel="00382407">
          <w:rPr>
            <w:lang w:val="x-none"/>
          </w:rPr>
          <w:delText>C</w:delText>
        </w:r>
        <w:r w:rsidDel="00382407">
          <w:rPr>
            <w:rFonts w:hint="eastAsia"/>
            <w:lang w:val="x-none"/>
          </w:rPr>
          <w:delText>、</w:delText>
        </w:r>
        <w:r w:rsidDel="00382407">
          <w:rPr>
            <w:lang w:val="x-none"/>
          </w:rPr>
          <w:delText>D</w:delText>
        </w:r>
        <w:r w:rsidDel="00382407">
          <w:rPr>
            <w:rFonts w:hint="eastAsia"/>
            <w:lang w:val="x-none"/>
          </w:rPr>
          <w:delText>均正确的概率为</w:delText>
        </w:r>
        <w:r w:rsidDel="00382407">
          <w:rPr>
            <w:rFonts w:hint="eastAsia"/>
            <w:lang w:val="x-none"/>
          </w:rPr>
          <w:delText>0.8</w:delText>
        </w:r>
        <w:r w:rsidDel="00382407">
          <w:rPr>
            <w:rFonts w:hint="eastAsia"/>
            <w:lang w:val="x-none"/>
          </w:rPr>
          <w:delText>的</w:delText>
        </w:r>
        <w:r w:rsidDel="00382407">
          <w:rPr>
            <w:rFonts w:hint="eastAsia"/>
            <w:lang w:val="x-none"/>
          </w:rPr>
          <w:delText>4</w:delText>
        </w:r>
        <w:r w:rsidDel="00382407">
          <w:rPr>
            <w:rFonts w:hint="eastAsia"/>
            <w:lang w:val="x-none"/>
          </w:rPr>
          <w:delText>次方，即</w:delText>
        </w:r>
        <w:r w:rsidDel="00382407">
          <w:rPr>
            <w:rFonts w:hint="eastAsia"/>
            <w:lang w:val="x-none"/>
          </w:rPr>
          <w:delText>0.4096</w:delText>
        </w:r>
        <w:r w:rsidDel="00382407">
          <w:rPr>
            <w:rFonts w:hint="eastAsia"/>
            <w:lang w:val="x-none"/>
          </w:rPr>
          <w:delText>。即使</w:delText>
        </w:r>
        <w:r w:rsidDel="00382407">
          <w:rPr>
            <w:rFonts w:hint="eastAsia"/>
            <w:lang w:val="x-none"/>
          </w:rPr>
          <w:delText>E</w:delText>
        </w:r>
        <w:r w:rsidDel="00382407">
          <w:rPr>
            <w:rFonts w:hint="eastAsia"/>
            <w:lang w:val="x-none"/>
          </w:rPr>
          <w:delText>训练的再完美，由于输入数据的影响，</w:delText>
        </w:r>
        <w:r w:rsidDel="00382407">
          <w:rPr>
            <w:rFonts w:hint="eastAsia"/>
            <w:lang w:val="x-none"/>
          </w:rPr>
          <w:delText>E</w:delText>
        </w:r>
        <w:r w:rsidDel="00382407">
          <w:rPr>
            <w:rFonts w:hint="eastAsia"/>
            <w:lang w:val="x-none"/>
          </w:rPr>
          <w:delText>大概率得到一个较大的方差。</w:delText>
        </w:r>
      </w:del>
    </w:p>
    <w:p w14:paraId="3C0F5D39" w14:textId="77777777" w:rsidR="00573394" w:rsidDel="00382407" w:rsidRDefault="00573394">
      <w:pPr>
        <w:rPr>
          <w:del w:id="93" w:author="Administrator" w:date="2020-05-17T22:20:00Z"/>
          <w:lang w:val="x-none"/>
        </w:rPr>
        <w:pPrChange w:id="94" w:author="Administrator" w:date="2020-05-17T22:20:00Z">
          <w:pPr>
            <w:pStyle w:val="afc"/>
          </w:pPr>
        </w:pPrChange>
      </w:pPr>
      <w:del w:id="95" w:author="Administrator" w:date="2020-05-17T22:20:00Z">
        <w:r w:rsidDel="00382407">
          <w:rPr>
            <w:rFonts w:hint="eastAsia"/>
            <w:lang w:val="x-none"/>
          </w:rPr>
          <w:delText>要解决这个问题，就要使得</w:delText>
        </w:r>
        <w:r w:rsidDel="00382407">
          <w:rPr>
            <w:rFonts w:hint="eastAsia"/>
            <w:lang w:val="x-none"/>
          </w:rPr>
          <w:delText>A</w:delText>
        </w:r>
        <w:r w:rsidDel="00382407">
          <w:rPr>
            <w:rFonts w:hint="eastAsia"/>
            <w:lang w:val="x-none"/>
          </w:rPr>
          <w:delText>、</w:delText>
        </w:r>
        <w:r w:rsidDel="00382407">
          <w:rPr>
            <w:lang w:val="x-none"/>
          </w:rPr>
          <w:delText>B</w:delText>
        </w:r>
        <w:r w:rsidDel="00382407">
          <w:rPr>
            <w:rFonts w:hint="eastAsia"/>
            <w:lang w:val="x-none"/>
          </w:rPr>
          <w:delText>、</w:delText>
        </w:r>
        <w:r w:rsidDel="00382407">
          <w:rPr>
            <w:lang w:val="x-none"/>
          </w:rPr>
          <w:delText>C</w:delText>
        </w:r>
        <w:r w:rsidDel="00382407">
          <w:rPr>
            <w:rFonts w:hint="eastAsia"/>
            <w:lang w:val="x-none"/>
          </w:rPr>
          <w:delText>、</w:delText>
        </w:r>
        <w:r w:rsidDel="00382407">
          <w:rPr>
            <w:lang w:val="x-none"/>
          </w:rPr>
          <w:delText>D</w:delText>
        </w:r>
        <w:r w:rsidDel="00382407">
          <w:rPr>
            <w:rFonts w:hint="eastAsia"/>
            <w:lang w:val="x-none"/>
          </w:rPr>
          <w:delText>的精度得以提高。当</w:delText>
        </w:r>
        <w:r w:rsidDel="00382407">
          <w:rPr>
            <w:rFonts w:hint="eastAsia"/>
            <w:lang w:val="x-none"/>
          </w:rPr>
          <w:delText>A</w:delText>
        </w:r>
        <w:r w:rsidDel="00382407">
          <w:rPr>
            <w:rFonts w:hint="eastAsia"/>
            <w:lang w:val="x-none"/>
          </w:rPr>
          <w:delText>、</w:delText>
        </w:r>
        <w:r w:rsidDel="00382407">
          <w:rPr>
            <w:lang w:val="x-none"/>
          </w:rPr>
          <w:delText>B</w:delText>
        </w:r>
        <w:r w:rsidDel="00382407">
          <w:rPr>
            <w:rFonts w:hint="eastAsia"/>
            <w:lang w:val="x-none"/>
          </w:rPr>
          <w:delText>、</w:delText>
        </w:r>
        <w:r w:rsidDel="00382407">
          <w:rPr>
            <w:lang w:val="x-none"/>
          </w:rPr>
          <w:delText>C</w:delText>
        </w:r>
        <w:r w:rsidDel="00382407">
          <w:rPr>
            <w:rFonts w:hint="eastAsia"/>
            <w:lang w:val="x-none"/>
          </w:rPr>
          <w:delText>、</w:delText>
        </w:r>
        <w:r w:rsidDel="00382407">
          <w:rPr>
            <w:lang w:val="x-none"/>
          </w:rPr>
          <w:delText>D</w:delText>
        </w:r>
        <w:r w:rsidDel="00382407">
          <w:rPr>
            <w:rFonts w:hint="eastAsia"/>
            <w:lang w:val="x-none"/>
          </w:rPr>
          <w:delText>的精度均达到</w:delText>
        </w:r>
        <w:r w:rsidDel="00382407">
          <w:rPr>
            <w:rFonts w:hint="eastAsia"/>
            <w:lang w:val="x-none"/>
          </w:rPr>
          <w:delText>0.97</w:delText>
        </w:r>
        <w:r w:rsidDel="00382407">
          <w:rPr>
            <w:rFonts w:hint="eastAsia"/>
            <w:lang w:val="x-none"/>
          </w:rPr>
          <w:delText>的时候，</w:delText>
        </w:r>
        <w:r w:rsidDel="00382407">
          <w:rPr>
            <w:rFonts w:hint="eastAsia"/>
            <w:lang w:val="x-none"/>
          </w:rPr>
          <w:delText>E</w:delText>
        </w:r>
        <w:r w:rsidDel="00382407">
          <w:rPr>
            <w:rFonts w:hint="eastAsia"/>
            <w:lang w:val="x-none"/>
          </w:rPr>
          <w:delText>的输入误差就可以降到</w:delText>
        </w:r>
        <w:r w:rsidDel="00382407">
          <w:rPr>
            <w:rFonts w:hint="eastAsia"/>
            <w:lang w:val="x-none"/>
          </w:rPr>
          <w:delText>1-0.97</w:delText>
        </w:r>
        <w:r w:rsidDel="00382407">
          <w:rPr>
            <w:rFonts w:hint="eastAsia"/>
            <w:vertAlign w:val="superscript"/>
            <w:lang w:val="x-none"/>
          </w:rPr>
          <w:delText>4</w:delText>
        </w:r>
        <w:r w:rsidDel="00382407">
          <w:rPr>
            <w:rFonts w:hint="eastAsia"/>
            <w:lang w:val="x-none"/>
          </w:rPr>
          <w:delText>，约</w:delText>
        </w:r>
        <w:r w:rsidDel="00382407">
          <w:rPr>
            <w:rFonts w:hint="eastAsia"/>
            <w:lang w:val="x-none"/>
          </w:rPr>
          <w:delText>0.115</w:delText>
        </w:r>
        <w:r w:rsidDel="00382407">
          <w:rPr>
            <w:rFonts w:hint="eastAsia"/>
            <w:lang w:val="x-none"/>
          </w:rPr>
          <w:delText>。</w:delText>
        </w:r>
      </w:del>
    </w:p>
    <w:p w14:paraId="34781678" w14:textId="77777777" w:rsidR="00573394" w:rsidRDefault="00573394">
      <w:pPr>
        <w:rPr>
          <w:lang w:val="x-none"/>
        </w:rPr>
        <w:pPrChange w:id="96" w:author="Administrator" w:date="2020-05-17T22:20:00Z">
          <w:pPr>
            <w:pStyle w:val="afc"/>
          </w:pPr>
        </w:pPrChange>
      </w:pPr>
      <w:del w:id="97" w:author="Administrator" w:date="2020-05-17T22:20:00Z">
        <w:r w:rsidDel="00382407">
          <w:rPr>
            <w:rFonts w:hint="eastAsia"/>
            <w:lang w:val="x-none"/>
          </w:rPr>
          <w:delText>那么如何将模型的精度由</w:delText>
        </w:r>
        <w:r w:rsidDel="00382407">
          <w:rPr>
            <w:rFonts w:hint="eastAsia"/>
            <w:lang w:val="x-none"/>
          </w:rPr>
          <w:delText>0.8</w:delText>
        </w:r>
        <w:r w:rsidDel="00382407">
          <w:rPr>
            <w:rFonts w:hint="eastAsia"/>
            <w:lang w:val="x-none"/>
          </w:rPr>
          <w:delText>提高到</w:delText>
        </w:r>
        <w:r w:rsidDel="00382407">
          <w:rPr>
            <w:rFonts w:hint="eastAsia"/>
            <w:lang w:val="x-none"/>
          </w:rPr>
          <w:delText>0.97</w:delText>
        </w:r>
        <w:r w:rsidDel="00382407">
          <w:rPr>
            <w:rFonts w:hint="eastAsia"/>
            <w:lang w:val="x-none"/>
          </w:rPr>
          <w:delText>呢？</w:delText>
        </w:r>
      </w:del>
      <w:r>
        <w:rPr>
          <w:rFonts w:hint="eastAsia"/>
          <w:lang w:val="x-none"/>
        </w:rPr>
        <w:t>假设</w:t>
      </w:r>
      <w:r>
        <w:rPr>
          <w:rFonts w:hint="eastAsia"/>
          <w:lang w:val="x-none"/>
        </w:rPr>
        <w:t>A</w:t>
      </w:r>
      <w:r w:rsidRPr="00B044E6">
        <w:rPr>
          <w:rFonts w:hint="eastAsia"/>
          <w:vertAlign w:val="subscript"/>
          <w:lang w:val="x-none"/>
        </w:rPr>
        <w:t>1</w:t>
      </w:r>
      <w:r>
        <w:rPr>
          <w:rFonts w:hint="eastAsia"/>
          <w:lang w:val="x-none"/>
        </w:rPr>
        <w:t>A</w:t>
      </w:r>
      <w:r w:rsidRPr="00B044E6">
        <w:rPr>
          <w:rFonts w:hint="eastAsia"/>
          <w:vertAlign w:val="subscript"/>
          <w:lang w:val="x-none"/>
        </w:rPr>
        <w:t>2</w:t>
      </w:r>
      <w:r>
        <w:rPr>
          <w:rFonts w:hint="eastAsia"/>
          <w:lang w:val="x-none"/>
        </w:rPr>
        <w:t>A</w:t>
      </w:r>
      <w:r>
        <w:rPr>
          <w:rFonts w:hint="eastAsia"/>
          <w:vertAlign w:val="subscript"/>
          <w:lang w:val="x-none"/>
        </w:rPr>
        <w:t>3</w:t>
      </w:r>
      <w:r>
        <w:rPr>
          <w:rFonts w:hint="eastAsia"/>
          <w:lang w:val="x-none"/>
        </w:rPr>
        <w:t>为三个相互独立的模型，这三个模型旨在解决同一个问题</w:t>
      </w:r>
      <w:r>
        <w:rPr>
          <w:rFonts w:hint="eastAsia"/>
          <w:lang w:val="x-none"/>
        </w:rPr>
        <w:t>PA</w:t>
      </w:r>
      <w:r>
        <w:rPr>
          <w:rFonts w:hint="eastAsia"/>
          <w:lang w:val="x-none"/>
        </w:rPr>
        <w:t>，且精度均为</w:t>
      </w:r>
      <w:r>
        <w:rPr>
          <w:rFonts w:hint="eastAsia"/>
          <w:lang w:val="x-none"/>
        </w:rPr>
        <w:t>0.8</w:t>
      </w:r>
      <w:r>
        <w:rPr>
          <w:rFonts w:hint="eastAsia"/>
          <w:lang w:val="x-none"/>
        </w:rPr>
        <w:t>。对于一个相同的输入</w:t>
      </w:r>
      <w:r>
        <w:rPr>
          <w:rFonts w:hint="eastAsia"/>
          <w:lang w:val="x-none"/>
        </w:rPr>
        <w:t>IA</w:t>
      </w:r>
      <w:r>
        <w:rPr>
          <w:rFonts w:hint="eastAsia"/>
          <w:lang w:val="x-none"/>
        </w:rPr>
        <w:t>，其预测均正确的概率为</w:t>
      </w:r>
      <w:r>
        <w:rPr>
          <w:rFonts w:hint="eastAsia"/>
          <w:lang w:val="x-none"/>
        </w:rPr>
        <w:t>0.8</w:t>
      </w:r>
      <w:r>
        <w:rPr>
          <w:rFonts w:hint="eastAsia"/>
          <w:vertAlign w:val="superscript"/>
          <w:lang w:val="x-none"/>
        </w:rPr>
        <w:t>3</w:t>
      </w:r>
      <w:r>
        <w:rPr>
          <w:rFonts w:hint="eastAsia"/>
          <w:lang w:val="x-none"/>
        </w:rPr>
        <w:t>，即</w:t>
      </w:r>
      <w:r>
        <w:rPr>
          <w:rFonts w:hint="eastAsia"/>
          <w:lang w:val="x-none"/>
        </w:rPr>
        <w:t>0.512</w:t>
      </w:r>
      <w:r>
        <w:rPr>
          <w:rFonts w:hint="eastAsia"/>
          <w:lang w:val="x-none"/>
        </w:rPr>
        <w:t>；有两个模型预测正确，一个模型预测错误的概率为</w:t>
      </w:r>
      <w:r>
        <w:rPr>
          <w:rFonts w:hint="eastAsia"/>
          <w:lang w:val="x-none"/>
        </w:rPr>
        <w:t>C</w:t>
      </w:r>
      <w:r>
        <w:rPr>
          <w:rFonts w:hint="eastAsia"/>
          <w:vertAlign w:val="superscript"/>
          <w:lang w:val="x-none"/>
        </w:rPr>
        <w:t>2</w:t>
      </w:r>
      <w:r>
        <w:rPr>
          <w:rFonts w:hint="eastAsia"/>
          <w:vertAlign w:val="subscript"/>
          <w:lang w:val="x-none"/>
        </w:rPr>
        <w:t>3</w:t>
      </w:r>
      <w:r>
        <w:rPr>
          <w:lang w:val="x-none"/>
        </w:rPr>
        <w:t xml:space="preserve"> </w:t>
      </w:r>
      <w:r>
        <w:rPr>
          <w:rFonts w:hint="eastAsia"/>
          <w:lang w:val="x-none"/>
        </w:rPr>
        <w:t>*0.8</w:t>
      </w:r>
      <w:r>
        <w:rPr>
          <w:rFonts w:hint="eastAsia"/>
          <w:vertAlign w:val="superscript"/>
          <w:lang w:val="x-none"/>
        </w:rPr>
        <w:t>2</w:t>
      </w:r>
      <w:r>
        <w:rPr>
          <w:rFonts w:hint="eastAsia"/>
          <w:lang w:val="x-none"/>
        </w:rPr>
        <w:t>*0.2</w:t>
      </w:r>
      <w:r>
        <w:rPr>
          <w:rFonts w:hint="eastAsia"/>
          <w:lang w:val="x-none"/>
        </w:rPr>
        <w:t>，即</w:t>
      </w:r>
      <w:r>
        <w:rPr>
          <w:rFonts w:hint="eastAsia"/>
          <w:lang w:val="x-none"/>
        </w:rPr>
        <w:t>0.384</w:t>
      </w:r>
      <w:r>
        <w:rPr>
          <w:rFonts w:hint="eastAsia"/>
          <w:lang w:val="x-none"/>
        </w:rPr>
        <w:t>。也就是说，如果采用简单投票的方式，三个模型整体预测精度为</w:t>
      </w:r>
      <w:r>
        <w:rPr>
          <w:rFonts w:hint="eastAsia"/>
          <w:lang w:val="x-none"/>
        </w:rPr>
        <w:t>0.512+0.384</w:t>
      </w:r>
      <w:r>
        <w:rPr>
          <w:rFonts w:hint="eastAsia"/>
          <w:lang w:val="x-none"/>
        </w:rPr>
        <w:t>，即</w:t>
      </w:r>
      <w:r>
        <w:rPr>
          <w:rFonts w:hint="eastAsia"/>
          <w:lang w:val="x-none"/>
        </w:rPr>
        <w:t>0.896</w:t>
      </w:r>
      <w:r>
        <w:rPr>
          <w:rFonts w:hint="eastAsia"/>
          <w:lang w:val="x-none"/>
        </w:rPr>
        <w:t>。</w:t>
      </w:r>
      <w:del w:id="98" w:author="Administrator" w:date="2020-05-17T22:20:00Z">
        <w:r w:rsidDel="00382407">
          <w:rPr>
            <w:rFonts w:hint="eastAsia"/>
            <w:lang w:val="x-none"/>
          </w:rPr>
          <w:delText>虽然这个精度达不到</w:delText>
        </w:r>
        <w:r w:rsidDel="00382407">
          <w:rPr>
            <w:rFonts w:hint="eastAsia"/>
            <w:lang w:val="x-none"/>
          </w:rPr>
          <w:delText>0.97</w:delText>
        </w:r>
        <w:r w:rsidDel="00382407">
          <w:rPr>
            <w:rFonts w:hint="eastAsia"/>
            <w:lang w:val="x-none"/>
          </w:rPr>
          <w:delText>，但是</w:delText>
        </w:r>
      </w:del>
      <w:r>
        <w:rPr>
          <w:rFonts w:hint="eastAsia"/>
          <w:lang w:val="x-none"/>
        </w:rPr>
        <w:t>如果使用五个模型，同理可推算出其精度可达</w:t>
      </w:r>
      <w:r>
        <w:rPr>
          <w:rFonts w:hint="eastAsia"/>
          <w:lang w:val="x-none"/>
        </w:rPr>
        <w:t>0.8</w:t>
      </w:r>
      <w:r>
        <w:rPr>
          <w:rFonts w:hint="eastAsia"/>
          <w:vertAlign w:val="superscript"/>
          <w:lang w:val="x-none"/>
        </w:rPr>
        <w:t>5</w:t>
      </w:r>
      <w:r>
        <w:rPr>
          <w:rFonts w:hint="eastAsia"/>
          <w:lang w:val="x-none"/>
        </w:rPr>
        <w:t>+C</w:t>
      </w:r>
      <w:r>
        <w:rPr>
          <w:rFonts w:hint="eastAsia"/>
          <w:vertAlign w:val="superscript"/>
          <w:lang w:val="x-none"/>
        </w:rPr>
        <w:t>4</w:t>
      </w:r>
      <w:r>
        <w:rPr>
          <w:rFonts w:hint="eastAsia"/>
          <w:vertAlign w:val="subscript"/>
          <w:lang w:val="x-none"/>
        </w:rPr>
        <w:t>5</w:t>
      </w:r>
      <w:r>
        <w:rPr>
          <w:rFonts w:hint="eastAsia"/>
          <w:lang w:val="x-none"/>
        </w:rPr>
        <w:t>*0.8</w:t>
      </w:r>
      <w:r>
        <w:rPr>
          <w:rFonts w:hint="eastAsia"/>
          <w:vertAlign w:val="superscript"/>
          <w:lang w:val="x-none"/>
        </w:rPr>
        <w:t>4</w:t>
      </w:r>
      <w:r>
        <w:rPr>
          <w:rFonts w:hint="eastAsia"/>
          <w:lang w:val="x-none"/>
        </w:rPr>
        <w:t>*0.2+C</w:t>
      </w:r>
      <w:r>
        <w:rPr>
          <w:rFonts w:hint="eastAsia"/>
          <w:vertAlign w:val="superscript"/>
          <w:lang w:val="x-none"/>
        </w:rPr>
        <w:t>3</w:t>
      </w:r>
      <w:r>
        <w:rPr>
          <w:rFonts w:hint="eastAsia"/>
          <w:vertAlign w:val="subscript"/>
          <w:lang w:val="x-none"/>
        </w:rPr>
        <w:t>5</w:t>
      </w:r>
      <w:r>
        <w:rPr>
          <w:rFonts w:hint="eastAsia"/>
          <w:lang w:val="x-none"/>
        </w:rPr>
        <w:t>*0.8</w:t>
      </w:r>
      <w:r>
        <w:rPr>
          <w:rFonts w:hint="eastAsia"/>
          <w:vertAlign w:val="superscript"/>
          <w:lang w:val="x-none"/>
        </w:rPr>
        <w:t>3</w:t>
      </w:r>
      <w:r>
        <w:rPr>
          <w:rFonts w:hint="eastAsia"/>
          <w:lang w:val="x-none"/>
        </w:rPr>
        <w:t>*0.2</w:t>
      </w:r>
      <w:r>
        <w:rPr>
          <w:rFonts w:hint="eastAsia"/>
          <w:vertAlign w:val="superscript"/>
          <w:lang w:val="x-none"/>
        </w:rPr>
        <w:t>2</w:t>
      </w:r>
      <w:r>
        <w:rPr>
          <w:rFonts w:hint="eastAsia"/>
          <w:lang w:val="x-none"/>
        </w:rPr>
        <w:t>+C</w:t>
      </w:r>
      <w:r>
        <w:rPr>
          <w:rFonts w:hint="eastAsia"/>
          <w:vertAlign w:val="subscript"/>
          <w:lang w:val="x-none"/>
        </w:rPr>
        <w:t>5</w:t>
      </w:r>
      <w:r>
        <w:rPr>
          <w:rFonts w:hint="eastAsia"/>
          <w:vertAlign w:val="superscript"/>
          <w:lang w:val="x-none"/>
        </w:rPr>
        <w:t>2</w:t>
      </w:r>
      <w:r>
        <w:rPr>
          <w:rFonts w:hint="eastAsia"/>
          <w:lang w:val="x-none"/>
        </w:rPr>
        <w:t>*0.8</w:t>
      </w:r>
      <w:r>
        <w:rPr>
          <w:rFonts w:hint="eastAsia"/>
          <w:vertAlign w:val="superscript"/>
          <w:lang w:val="x-none"/>
        </w:rPr>
        <w:t>2</w:t>
      </w:r>
      <w:r>
        <w:rPr>
          <w:rFonts w:hint="eastAsia"/>
          <w:lang w:val="x-none"/>
        </w:rPr>
        <w:t>*0.2</w:t>
      </w:r>
      <w:r>
        <w:rPr>
          <w:rFonts w:hint="eastAsia"/>
          <w:vertAlign w:val="superscript"/>
          <w:lang w:val="x-none"/>
        </w:rPr>
        <w:t>3</w:t>
      </w:r>
      <w:r>
        <w:rPr>
          <w:rFonts w:hint="eastAsia"/>
          <w:lang w:val="x-none"/>
        </w:rPr>
        <w:t>，即</w:t>
      </w:r>
      <w:r>
        <w:rPr>
          <w:rFonts w:hint="eastAsia"/>
          <w:lang w:val="x-none"/>
        </w:rPr>
        <w:t>0.99328</w:t>
      </w:r>
      <w:r>
        <w:rPr>
          <w:lang w:val="x-none"/>
        </w:rPr>
        <w:t xml:space="preserve"> </w:t>
      </w:r>
      <w:r>
        <w:rPr>
          <w:rFonts w:hint="eastAsia"/>
          <w:lang w:val="x-none"/>
        </w:rPr>
        <w:t>。这里之所以将两个模型计算正确三个模型计算错误的情况也算进去，是因为在多分类问题中其类别比例大概率是</w:t>
      </w:r>
      <w:r>
        <w:rPr>
          <w:rFonts w:hint="eastAsia"/>
          <w:lang w:val="x-none"/>
        </w:rPr>
        <w:t>2</w:t>
      </w:r>
      <w:r>
        <w:rPr>
          <w:lang w:val="x-none"/>
        </w:rPr>
        <w:t>:1:1:1,</w:t>
      </w:r>
      <w:r>
        <w:rPr>
          <w:rFonts w:hint="eastAsia"/>
          <w:lang w:val="x-none"/>
        </w:rPr>
        <w:t>而不是</w:t>
      </w:r>
      <w:r>
        <w:rPr>
          <w:rFonts w:hint="eastAsia"/>
          <w:lang w:val="x-none"/>
        </w:rPr>
        <w:t>2</w:t>
      </w:r>
      <w:r>
        <w:rPr>
          <w:lang w:val="x-none"/>
        </w:rPr>
        <w:t>:3</w:t>
      </w:r>
      <w:r>
        <w:rPr>
          <w:rFonts w:hint="eastAsia"/>
          <w:lang w:val="x-none"/>
        </w:rPr>
        <w:t>或者</w:t>
      </w:r>
      <w:r>
        <w:rPr>
          <w:rFonts w:hint="eastAsia"/>
          <w:lang w:val="x-none"/>
        </w:rPr>
        <w:t>2</w:t>
      </w:r>
      <w:r>
        <w:rPr>
          <w:lang w:val="x-none"/>
        </w:rPr>
        <w:t>:2:1</w:t>
      </w:r>
      <w:r>
        <w:rPr>
          <w:rFonts w:hint="eastAsia"/>
          <w:lang w:val="x-none"/>
        </w:rPr>
        <w:t>，为了简化计算，将后两种情况忽略（在二分类问题中</w:t>
      </w:r>
      <w:r>
        <w:rPr>
          <w:rFonts w:hint="eastAsia"/>
          <w:lang w:val="x-none"/>
        </w:rPr>
        <w:t xml:space="preserve"> </w:t>
      </w:r>
      <w:r>
        <w:rPr>
          <w:rFonts w:hint="eastAsia"/>
          <w:lang w:val="x-none"/>
        </w:rPr>
        <w:t>，不可忽略）。</w:t>
      </w:r>
    </w:p>
    <w:p w14:paraId="7E02CD5C" w14:textId="77777777" w:rsidR="00573394" w:rsidRDefault="00573394" w:rsidP="00573394">
      <w:pPr>
        <w:pStyle w:val="afc"/>
        <w:rPr>
          <w:lang w:val="x-none"/>
        </w:rPr>
      </w:pPr>
      <w:r>
        <w:rPr>
          <w:rFonts w:hint="eastAsia"/>
          <w:lang w:val="x-none"/>
        </w:rPr>
        <w:t>当然上述讨论的前提是各模型之间相互独立。实际上，很难对同一问题设计出</w:t>
      </w:r>
      <w:r>
        <w:rPr>
          <w:rFonts w:hint="eastAsia"/>
          <w:lang w:val="x-none"/>
        </w:rPr>
        <w:t>5</w:t>
      </w:r>
      <w:r>
        <w:rPr>
          <w:rFonts w:hint="eastAsia"/>
          <w:lang w:val="x-none"/>
        </w:rPr>
        <w:t>个完全独立的分类器。我们能做的只是设计结构尽可能差异的神经网络，使得各网络尽量不输出相同的错误结果。</w:t>
      </w:r>
    </w:p>
    <w:p w14:paraId="4C8D4579" w14:textId="77777777" w:rsidR="00573394" w:rsidRPr="00382407" w:rsidRDefault="00573394" w:rsidP="00573394">
      <w:pPr>
        <w:rPr>
          <w:lang w:val="x-none"/>
        </w:rPr>
      </w:pPr>
    </w:p>
    <w:p w14:paraId="62AF00F5" w14:textId="77777777" w:rsidR="00573394" w:rsidRPr="00573394" w:rsidRDefault="00573394" w:rsidP="00573394">
      <w:pPr>
        <w:pStyle w:val="2"/>
        <w:spacing w:before="156" w:after="156"/>
        <w:ind w:left="105"/>
      </w:pPr>
      <w:bookmarkStart w:id="99" w:name="_Toc39414443"/>
      <w:bookmarkStart w:id="100" w:name="_Toc40809153"/>
      <w:r w:rsidRPr="00573394">
        <w:rPr>
          <w:rFonts w:hint="eastAsia"/>
        </w:rPr>
        <w:t>4</w:t>
      </w:r>
      <w:r w:rsidRPr="00573394">
        <w:t>.3 VDS2.0</w:t>
      </w:r>
      <w:bookmarkEnd w:id="99"/>
      <w:bookmarkEnd w:id="100"/>
    </w:p>
    <w:p w14:paraId="6EC49436" w14:textId="77777777" w:rsidR="00573394" w:rsidRPr="00573394" w:rsidRDefault="00573394" w:rsidP="00573394">
      <w:pPr>
        <w:pStyle w:val="3"/>
        <w:spacing w:before="156" w:after="156"/>
        <w:ind w:left="210"/>
      </w:pPr>
      <w:bookmarkStart w:id="101" w:name="_Toc40809154"/>
      <w:r w:rsidRPr="00573394">
        <w:t>4</w:t>
      </w:r>
      <w:r w:rsidRPr="00573394">
        <w:rPr>
          <w:rFonts w:hint="eastAsia"/>
        </w:rPr>
        <w:t>.</w:t>
      </w:r>
      <w:r w:rsidRPr="00573394">
        <w:t>3</w:t>
      </w:r>
      <w:r w:rsidRPr="00573394">
        <w:rPr>
          <w:rFonts w:hint="eastAsia"/>
        </w:rPr>
        <w:t xml:space="preserve">.1 </w:t>
      </w:r>
      <w:r w:rsidRPr="00573394">
        <w:rPr>
          <w:rFonts w:hint="eastAsia"/>
        </w:rPr>
        <w:t>简介</w:t>
      </w:r>
      <w:bookmarkEnd w:id="101"/>
    </w:p>
    <w:p w14:paraId="0676DA53" w14:textId="77777777" w:rsidR="00573394" w:rsidRDefault="00573394" w:rsidP="00573394">
      <w:pPr>
        <w:rPr>
          <w:lang w:val="x-none"/>
        </w:rPr>
      </w:pPr>
      <w:r>
        <w:rPr>
          <w:lang w:val="x-none"/>
        </w:rPr>
        <w:tab/>
      </w:r>
      <w:r>
        <w:rPr>
          <w:rFonts w:hint="eastAsia"/>
          <w:lang w:val="x-none"/>
        </w:rPr>
        <w:t>VDS2..</w:t>
      </w:r>
      <w:r>
        <w:rPr>
          <w:lang w:val="x-none"/>
        </w:rPr>
        <w:t>0</w:t>
      </w:r>
      <w:r>
        <w:rPr>
          <w:rFonts w:hint="eastAsia"/>
          <w:lang w:val="x-none"/>
        </w:rPr>
        <w:t>将与</w:t>
      </w:r>
      <w:r>
        <w:rPr>
          <w:rFonts w:hint="eastAsia"/>
          <w:lang w:val="x-none"/>
        </w:rPr>
        <w:t>1.0</w:t>
      </w:r>
      <w:r>
        <w:rPr>
          <w:rFonts w:hint="eastAsia"/>
          <w:lang w:val="x-none"/>
        </w:rPr>
        <w:t>完全不同。首先，在分类结果上，</w:t>
      </w:r>
      <w:r>
        <w:rPr>
          <w:rFonts w:hint="eastAsia"/>
          <w:lang w:val="x-none"/>
        </w:rPr>
        <w:t>VDS2.0</w:t>
      </w:r>
      <w:r>
        <w:rPr>
          <w:rFonts w:hint="eastAsia"/>
          <w:lang w:val="x-none"/>
        </w:rPr>
        <w:t>有</w:t>
      </w:r>
      <w:r>
        <w:rPr>
          <w:rFonts w:hint="eastAsia"/>
          <w:lang w:val="x-none"/>
        </w:rPr>
        <w:t>196</w:t>
      </w:r>
      <w:r>
        <w:rPr>
          <w:rFonts w:hint="eastAsia"/>
          <w:lang w:val="x-none"/>
        </w:rPr>
        <w:t>类分类结果，远远高于</w:t>
      </w:r>
      <w:r>
        <w:rPr>
          <w:rFonts w:hint="eastAsia"/>
          <w:lang w:val="x-none"/>
        </w:rPr>
        <w:t>1.0</w:t>
      </w:r>
      <w:r>
        <w:rPr>
          <w:rFonts w:hint="eastAsia"/>
          <w:lang w:val="x-none"/>
        </w:rPr>
        <w:t>版的</w:t>
      </w:r>
      <w:r>
        <w:rPr>
          <w:rFonts w:hint="eastAsia"/>
          <w:lang w:val="x-none"/>
        </w:rPr>
        <w:t>8</w:t>
      </w:r>
      <w:r>
        <w:rPr>
          <w:rFonts w:hint="eastAsia"/>
          <w:lang w:val="x-none"/>
        </w:rPr>
        <w:t>类。其次，</w:t>
      </w:r>
      <w:r>
        <w:rPr>
          <w:rFonts w:hint="eastAsia"/>
          <w:lang w:val="x-none"/>
        </w:rPr>
        <w:t>VDS2.0</w:t>
      </w:r>
      <w:r>
        <w:rPr>
          <w:rFonts w:hint="eastAsia"/>
          <w:lang w:val="x-none"/>
        </w:rPr>
        <w:t>改用</w:t>
      </w:r>
      <w:r>
        <w:rPr>
          <w:rFonts w:hint="eastAsia"/>
          <w:lang w:val="x-none"/>
        </w:rPr>
        <w:t>compcars</w:t>
      </w:r>
      <w:r>
        <w:rPr>
          <w:rFonts w:hint="eastAsia"/>
          <w:lang w:val="x-none"/>
        </w:rPr>
        <w:t>数据集，这意味着又要重新设计数据预处理模块。最后，</w:t>
      </w:r>
      <w:r>
        <w:rPr>
          <w:rFonts w:hint="eastAsia"/>
          <w:lang w:val="x-none"/>
        </w:rPr>
        <w:t>VDS2.0</w:t>
      </w:r>
      <w:r>
        <w:rPr>
          <w:rFonts w:hint="eastAsia"/>
          <w:lang w:val="x-none"/>
        </w:rPr>
        <w:t>基于</w:t>
      </w:r>
      <w:r>
        <w:rPr>
          <w:rFonts w:hint="eastAsia"/>
          <w:lang w:val="x-none"/>
        </w:rPr>
        <w:t>YOLOv3</w:t>
      </w:r>
      <w:r>
        <w:rPr>
          <w:rFonts w:hint="eastAsia"/>
          <w:lang w:val="x-none"/>
        </w:rPr>
        <w:t>和</w:t>
      </w:r>
      <w:r>
        <w:rPr>
          <w:rFonts w:hint="eastAsia"/>
          <w:lang w:val="x-none"/>
        </w:rPr>
        <w:t>darknet</w:t>
      </w:r>
      <w:r>
        <w:rPr>
          <w:rFonts w:hint="eastAsia"/>
          <w:lang w:val="x-none"/>
        </w:rPr>
        <w:t>，采用</w:t>
      </w:r>
      <w:r>
        <w:rPr>
          <w:rFonts w:hint="eastAsia"/>
          <w:lang w:val="x-none"/>
        </w:rPr>
        <w:t>C++</w:t>
      </w:r>
      <w:r>
        <w:rPr>
          <w:rFonts w:hint="eastAsia"/>
          <w:lang w:val="x-none"/>
        </w:rPr>
        <w:t>编译器。</w:t>
      </w:r>
      <w:r>
        <w:rPr>
          <w:rFonts w:hint="eastAsia"/>
          <w:lang w:val="x-none"/>
        </w:rPr>
        <w:t xml:space="preserve"> 2.0</w:t>
      </w:r>
      <w:r>
        <w:rPr>
          <w:rFonts w:hint="eastAsia"/>
          <w:lang w:val="x-none"/>
        </w:rPr>
        <w:t>版将支持视频实时检测。</w:t>
      </w:r>
    </w:p>
    <w:p w14:paraId="18A25BA0" w14:textId="77777777" w:rsidR="00573394" w:rsidRPr="00B42BE4" w:rsidRDefault="00573394" w:rsidP="00573394">
      <w:pPr>
        <w:rPr>
          <w:lang w:val="x-none"/>
        </w:rPr>
      </w:pPr>
    </w:p>
    <w:p w14:paraId="27A1C8D1" w14:textId="77777777" w:rsidR="00573394" w:rsidRPr="00573394" w:rsidRDefault="00573394" w:rsidP="00573394">
      <w:pPr>
        <w:pStyle w:val="3"/>
        <w:spacing w:before="156" w:after="156"/>
        <w:ind w:left="210"/>
      </w:pPr>
      <w:bookmarkStart w:id="102" w:name="_Toc40809155"/>
      <w:r w:rsidRPr="00573394">
        <w:t>4</w:t>
      </w:r>
      <w:r w:rsidRPr="00573394">
        <w:rPr>
          <w:rFonts w:hint="eastAsia"/>
        </w:rPr>
        <w:t>.</w:t>
      </w:r>
      <w:r w:rsidRPr="00573394">
        <w:t>3</w:t>
      </w:r>
      <w:r w:rsidRPr="00573394">
        <w:rPr>
          <w:rFonts w:hint="eastAsia"/>
        </w:rPr>
        <w:t>.2</w:t>
      </w:r>
      <w:r w:rsidRPr="00573394">
        <w:t xml:space="preserve"> </w:t>
      </w:r>
      <w:r w:rsidRPr="00573394">
        <w:rPr>
          <w:rFonts w:hint="eastAsia"/>
        </w:rPr>
        <w:t>设计思路</w:t>
      </w:r>
      <w:bookmarkEnd w:id="102"/>
    </w:p>
    <w:p w14:paraId="04A1BC8A" w14:textId="77777777" w:rsidR="00573394" w:rsidRDefault="00573394" w:rsidP="00573394">
      <w:pPr>
        <w:pStyle w:val="afc"/>
        <w:rPr>
          <w:lang w:val="x-none"/>
        </w:rPr>
      </w:pPr>
      <w:r>
        <w:rPr>
          <w:lang w:val="x-none" w:eastAsia="x-none"/>
        </w:rPr>
        <w:tab/>
      </w:r>
      <w:r>
        <w:rPr>
          <w:rFonts w:hint="eastAsia"/>
          <w:lang w:val="x-none"/>
        </w:rPr>
        <w:t>2.0</w:t>
      </w:r>
      <w:r>
        <w:rPr>
          <w:rFonts w:hint="eastAsia"/>
          <w:lang w:val="x-none"/>
        </w:rPr>
        <w:t>版本的基本结构与图</w:t>
      </w:r>
      <w:r>
        <w:rPr>
          <w:rFonts w:hint="eastAsia"/>
          <w:lang w:val="x-none"/>
        </w:rPr>
        <w:t>3-1</w:t>
      </w:r>
      <w:r>
        <w:rPr>
          <w:rFonts w:hint="eastAsia"/>
          <w:lang w:val="x-none"/>
        </w:rPr>
        <w:t>所示仍是大致相同。首先是要有数据预处理模块，处理数据集的图片以及标签，使之与</w:t>
      </w:r>
      <w:r>
        <w:rPr>
          <w:rFonts w:hint="eastAsia"/>
          <w:lang w:val="x-none"/>
        </w:rPr>
        <w:t>darknet</w:t>
      </w:r>
      <w:r>
        <w:rPr>
          <w:rFonts w:hint="eastAsia"/>
          <w:lang w:val="x-none"/>
        </w:rPr>
        <w:t>框架所需标签格式一致。然后，最重要的是模型训练模块，使用</w:t>
      </w:r>
      <w:r>
        <w:rPr>
          <w:rFonts w:hint="eastAsia"/>
          <w:lang w:val="x-none"/>
        </w:rPr>
        <w:t>3.3.4</w:t>
      </w:r>
      <w:r>
        <w:rPr>
          <w:rFonts w:hint="eastAsia"/>
          <w:lang w:val="x-none"/>
        </w:rPr>
        <w:t>节编译后的</w:t>
      </w:r>
      <w:r>
        <w:rPr>
          <w:rFonts w:hint="eastAsia"/>
          <w:lang w:val="x-none"/>
        </w:rPr>
        <w:t>darknet</w:t>
      </w:r>
      <w:r>
        <w:rPr>
          <w:rFonts w:hint="eastAsia"/>
          <w:lang w:val="x-none"/>
        </w:rPr>
        <w:t>框架训练</w:t>
      </w:r>
      <w:r>
        <w:rPr>
          <w:rFonts w:hint="eastAsia"/>
          <w:lang w:val="x-none"/>
        </w:rPr>
        <w:t>compcars</w:t>
      </w:r>
      <w:r>
        <w:rPr>
          <w:rFonts w:hint="eastAsia"/>
          <w:lang w:val="x-none"/>
        </w:rPr>
        <w:t>数据集，得到一个</w:t>
      </w:r>
      <w:r>
        <w:rPr>
          <w:rFonts w:hint="eastAsia"/>
          <w:lang w:val="x-none"/>
        </w:rPr>
        <w:t>196</w:t>
      </w:r>
      <w:r>
        <w:rPr>
          <w:rFonts w:hint="eastAsia"/>
          <w:lang w:val="x-none"/>
        </w:rPr>
        <w:t>类分类器。最后的预测模块，使用</w:t>
      </w:r>
      <w:r>
        <w:rPr>
          <w:rFonts w:hint="eastAsia"/>
          <w:lang w:val="x-none"/>
        </w:rPr>
        <w:t>python</w:t>
      </w:r>
      <w:r>
        <w:rPr>
          <w:rFonts w:hint="eastAsia"/>
          <w:lang w:val="x-none"/>
        </w:rPr>
        <w:t>调用命令行，执行预测命令，这样一来，即可将预测模块嵌入</w:t>
      </w:r>
      <w:r>
        <w:rPr>
          <w:rFonts w:hint="eastAsia"/>
          <w:lang w:val="x-none"/>
        </w:rPr>
        <w:t>python</w:t>
      </w:r>
      <w:r>
        <w:rPr>
          <w:rFonts w:hint="eastAsia"/>
          <w:lang w:val="x-none"/>
        </w:rPr>
        <w:t>程序。下面结合关键代码详细介绍每个模块的具体实现。</w:t>
      </w:r>
    </w:p>
    <w:p w14:paraId="4BCABFF7" w14:textId="77777777" w:rsidR="00573394" w:rsidRDefault="00573394" w:rsidP="00573394">
      <w:pPr>
        <w:pStyle w:val="4"/>
      </w:pPr>
      <w:r w:rsidRPr="006F3E63">
        <w:rPr>
          <w:rFonts w:hint="eastAsia"/>
        </w:rPr>
        <w:t>4.3.2.1</w:t>
      </w:r>
      <w:r>
        <w:t xml:space="preserve"> </w:t>
      </w:r>
      <w:r>
        <w:rPr>
          <w:rFonts w:hint="eastAsia"/>
        </w:rPr>
        <w:t>数据预处理</w:t>
      </w:r>
    </w:p>
    <w:p w14:paraId="3C334BA9" w14:textId="77777777" w:rsidR="00573394" w:rsidRDefault="00573394" w:rsidP="00573394">
      <w:r>
        <w:tab/>
      </w:r>
      <w:r>
        <w:rPr>
          <w:rFonts w:hint="eastAsia"/>
        </w:rPr>
        <w:t>1</w:t>
      </w:r>
      <w:r>
        <w:rPr>
          <w:rFonts w:hint="eastAsia"/>
        </w:rPr>
        <w:t>）在具体实现之前，先介绍一下</w:t>
      </w:r>
      <w:r>
        <w:rPr>
          <w:rFonts w:hint="eastAsia"/>
        </w:rPr>
        <w:t>YOLOv3</w:t>
      </w:r>
      <w:r>
        <w:rPr>
          <w:rFonts w:hint="eastAsia"/>
        </w:rPr>
        <w:t>训练数据集需要的文件。</w:t>
      </w:r>
    </w:p>
    <w:p w14:paraId="16EA5F93" w14:textId="77777777" w:rsidR="00573394" w:rsidRDefault="00573394" w:rsidP="00573394">
      <w:r>
        <w:rPr>
          <w:rFonts w:hint="eastAsia"/>
        </w:rPr>
        <w:t>首先，要有训练集，也就是训练所需图片。本系统使用的是</w:t>
      </w:r>
      <w:r>
        <w:rPr>
          <w:rFonts w:hint="eastAsia"/>
        </w:rPr>
        <w:t>compcars</w:t>
      </w:r>
      <w:r>
        <w:rPr>
          <w:rFonts w:hint="eastAsia"/>
        </w:rPr>
        <w:t>数据集。</w:t>
      </w:r>
    </w:p>
    <w:p w14:paraId="38614153" w14:textId="77777777" w:rsidR="00573394" w:rsidRDefault="00573394" w:rsidP="00573394">
      <w:r>
        <w:rPr>
          <w:rFonts w:hint="eastAsia"/>
        </w:rPr>
        <w:t>其次，对应每一张图片，要有一个与之同名的</w:t>
      </w:r>
      <w:r>
        <w:rPr>
          <w:rFonts w:hint="eastAsia"/>
        </w:rPr>
        <w:t>txt</w:t>
      </w:r>
      <w:r>
        <w:rPr>
          <w:rFonts w:hint="eastAsia"/>
        </w:rPr>
        <w:t>文件，该文件中每行包含</w:t>
      </w:r>
      <w:r>
        <w:rPr>
          <w:rFonts w:hint="eastAsia"/>
        </w:rPr>
        <w:t>5</w:t>
      </w:r>
      <w:r>
        <w:rPr>
          <w:rFonts w:hint="eastAsia"/>
        </w:rPr>
        <w:t>个数字，第一个数字代表类别，后面的四个数据是标注框的信息，分别是标注框左上角的</w:t>
      </w:r>
      <w:r>
        <w:rPr>
          <w:rFonts w:hint="eastAsia"/>
        </w:rPr>
        <w:t>x</w:t>
      </w:r>
      <w:r>
        <w:rPr>
          <w:rFonts w:hint="eastAsia"/>
        </w:rPr>
        <w:t>，</w:t>
      </w:r>
      <w:r>
        <w:rPr>
          <w:rFonts w:hint="eastAsia"/>
        </w:rPr>
        <w:t>y</w:t>
      </w:r>
      <w:r>
        <w:rPr>
          <w:rFonts w:hint="eastAsia"/>
        </w:rPr>
        <w:t>坐标，标注框的宽</w:t>
      </w:r>
      <w:r>
        <w:rPr>
          <w:rFonts w:hint="eastAsia"/>
        </w:rPr>
        <w:t>w</w:t>
      </w:r>
      <w:r>
        <w:rPr>
          <w:rFonts w:hint="eastAsia"/>
        </w:rPr>
        <w:t>，高</w:t>
      </w:r>
      <w:r>
        <w:rPr>
          <w:rFonts w:hint="eastAsia"/>
        </w:rPr>
        <w:t>h</w:t>
      </w:r>
      <w:r>
        <w:rPr>
          <w:rFonts w:hint="eastAsia"/>
        </w:rPr>
        <w:t>。</w:t>
      </w:r>
      <w:r>
        <w:rPr>
          <w:rFonts w:hint="eastAsia"/>
        </w:rPr>
        <w:t xml:space="preserve"> </w:t>
      </w:r>
      <w:r>
        <w:rPr>
          <w:rFonts w:hint="eastAsia"/>
        </w:rPr>
        <w:t>每一行是一个标注对象，</w:t>
      </w:r>
      <w:r>
        <w:rPr>
          <w:rFonts w:hint="eastAsia"/>
        </w:rPr>
        <w:t xml:space="preserve"> </w:t>
      </w:r>
      <w:r>
        <w:rPr>
          <w:rFonts w:hint="eastAsia"/>
        </w:rPr>
        <w:t>如果一张图片中有多个目标，则</w:t>
      </w:r>
      <w:r>
        <w:rPr>
          <w:rFonts w:hint="eastAsia"/>
        </w:rPr>
        <w:t>txt</w:t>
      </w:r>
      <w:r>
        <w:rPr>
          <w:rFonts w:hint="eastAsia"/>
        </w:rPr>
        <w:t>就对应有多少行。需要特别注意的是，坐标和标注框的宽高都要进行归一化，即使数据落在</w:t>
      </w:r>
      <w:r>
        <w:rPr>
          <w:rFonts w:hint="eastAsia"/>
        </w:rPr>
        <w:t>0-1</w:t>
      </w:r>
      <w:r>
        <w:rPr>
          <w:rFonts w:hint="eastAsia"/>
        </w:rPr>
        <w:t>之间。示例请参照图</w:t>
      </w:r>
      <w:r>
        <w:rPr>
          <w:rFonts w:hint="eastAsia"/>
        </w:rPr>
        <w:t>4-6</w:t>
      </w:r>
      <w:r>
        <w:t xml:space="preserve"> </w:t>
      </w:r>
      <w:r>
        <w:rPr>
          <w:rFonts w:hint="eastAsia"/>
        </w:rPr>
        <w:t>。</w:t>
      </w:r>
    </w:p>
    <w:p w14:paraId="0613EC77" w14:textId="77777777" w:rsidR="00573394" w:rsidRDefault="00573394" w:rsidP="00573394">
      <w:r>
        <w:rPr>
          <w:rFonts w:hint="eastAsia"/>
        </w:rPr>
        <w:t>再次，在</w:t>
      </w:r>
      <w:r>
        <w:rPr>
          <w:rFonts w:hint="eastAsia"/>
        </w:rPr>
        <w:t>train.</w:t>
      </w:r>
      <w:r>
        <w:t>txt</w:t>
      </w:r>
      <w:r>
        <w:rPr>
          <w:rFonts w:hint="eastAsia"/>
        </w:rPr>
        <w:t>中记录要参与训练的图片的文件名。如图</w:t>
      </w:r>
      <w:r>
        <w:rPr>
          <w:rFonts w:hint="eastAsia"/>
        </w:rPr>
        <w:t>4-7</w:t>
      </w:r>
      <w:r>
        <w:rPr>
          <w:rFonts w:hint="eastAsia"/>
        </w:rPr>
        <w:t>所示，每行记录一张图片。并以</w:t>
      </w:r>
      <w:r>
        <w:rPr>
          <w:rFonts w:hint="eastAsia"/>
        </w:rPr>
        <w:lastRenderedPageBreak/>
        <w:t>同样的格式生成</w:t>
      </w:r>
      <w:r>
        <w:rPr>
          <w:rFonts w:hint="eastAsia"/>
        </w:rPr>
        <w:t>valid</w:t>
      </w:r>
      <w:r>
        <w:t>,txt</w:t>
      </w:r>
      <w:r>
        <w:rPr>
          <w:rFonts w:hint="eastAsia"/>
        </w:rPr>
        <w:t>。</w:t>
      </w:r>
    </w:p>
    <w:p w14:paraId="45634681" w14:textId="77777777" w:rsidR="00573394" w:rsidRDefault="00573394" w:rsidP="00573394">
      <w:r>
        <w:rPr>
          <w:rFonts w:hint="eastAsia"/>
        </w:rPr>
        <w:t>最后，编辑</w:t>
      </w:r>
      <w:r>
        <w:rPr>
          <w:rFonts w:hint="eastAsia"/>
        </w:rPr>
        <w:t>cfg</w:t>
      </w:r>
      <w:r>
        <w:rPr>
          <w:rFonts w:hint="eastAsia"/>
        </w:rPr>
        <w:t>文件。这个文件与训练与测试有关而与数据预处理无关，所以具体细节将在后文介绍。</w:t>
      </w:r>
    </w:p>
    <w:p w14:paraId="0C94A253" w14:textId="73E8AC9A" w:rsidR="00573394" w:rsidRDefault="00573394" w:rsidP="00573394">
      <w:pPr>
        <w:jc w:val="center"/>
        <w:rPr>
          <w:noProof/>
        </w:rPr>
      </w:pPr>
      <w:r w:rsidRPr="007B46EE">
        <w:rPr>
          <w:noProof/>
        </w:rPr>
        <w:drawing>
          <wp:inline distT="0" distB="0" distL="0" distR="0" wp14:anchorId="42348F11" wp14:editId="1997E995">
            <wp:extent cx="3829050" cy="452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4521200"/>
                    </a:xfrm>
                    <a:prstGeom prst="rect">
                      <a:avLst/>
                    </a:prstGeom>
                    <a:noFill/>
                    <a:ln>
                      <a:noFill/>
                    </a:ln>
                  </pic:spPr>
                </pic:pic>
              </a:graphicData>
            </a:graphic>
          </wp:inline>
        </w:drawing>
      </w:r>
    </w:p>
    <w:p w14:paraId="3D240D5D" w14:textId="77777777" w:rsidR="00573394" w:rsidRDefault="00573394" w:rsidP="00573394">
      <w:pPr>
        <w:ind w:firstLine="422"/>
        <w:jc w:val="center"/>
        <w:rPr>
          <w:rFonts w:ascii="宋体" w:hAnsi="宋体"/>
          <w:b/>
          <w:bCs/>
          <w:noProof/>
        </w:rPr>
      </w:pPr>
      <w:r w:rsidRPr="00DD09C0">
        <w:rPr>
          <w:rFonts w:ascii="宋体" w:hAnsi="宋体" w:hint="eastAsia"/>
          <w:b/>
          <w:bCs/>
          <w:noProof/>
        </w:rPr>
        <w:t>图4-6</w:t>
      </w:r>
      <w:r w:rsidRPr="00DD09C0">
        <w:rPr>
          <w:rFonts w:ascii="宋体" w:hAnsi="宋体"/>
          <w:b/>
          <w:bCs/>
          <w:noProof/>
        </w:rPr>
        <w:t xml:space="preserve"> </w:t>
      </w:r>
      <w:r w:rsidRPr="00DD09C0">
        <w:rPr>
          <w:rFonts w:ascii="宋体" w:hAnsi="宋体" w:hint="eastAsia"/>
          <w:b/>
          <w:bCs/>
          <w:noProof/>
        </w:rPr>
        <w:t>训练集图片与标签格式</w:t>
      </w:r>
    </w:p>
    <w:p w14:paraId="2B218001" w14:textId="347288E7" w:rsidR="00573394" w:rsidRDefault="00573394" w:rsidP="00573394">
      <w:pPr>
        <w:jc w:val="center"/>
        <w:rPr>
          <w:noProof/>
        </w:rPr>
      </w:pPr>
      <w:r w:rsidRPr="007B46EE">
        <w:rPr>
          <w:noProof/>
        </w:rPr>
        <w:drawing>
          <wp:inline distT="0" distB="0" distL="0" distR="0" wp14:anchorId="756145E8" wp14:editId="6C8B3B65">
            <wp:extent cx="2813050" cy="216535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13050" cy="2165350"/>
                    </a:xfrm>
                    <a:prstGeom prst="rect">
                      <a:avLst/>
                    </a:prstGeom>
                    <a:noFill/>
                    <a:ln>
                      <a:noFill/>
                    </a:ln>
                  </pic:spPr>
                </pic:pic>
              </a:graphicData>
            </a:graphic>
          </wp:inline>
        </w:drawing>
      </w:r>
    </w:p>
    <w:p w14:paraId="3F386A53" w14:textId="77777777" w:rsidR="00573394" w:rsidRDefault="00573394" w:rsidP="00573394">
      <w:pPr>
        <w:jc w:val="center"/>
      </w:pPr>
      <w:r>
        <w:rPr>
          <w:rFonts w:hint="eastAsia"/>
          <w:noProof/>
        </w:rPr>
        <w:t>图</w:t>
      </w:r>
      <w:r>
        <w:rPr>
          <w:rFonts w:hint="eastAsia"/>
          <w:noProof/>
        </w:rPr>
        <w:t>4-7</w:t>
      </w:r>
      <w:r>
        <w:rPr>
          <w:noProof/>
        </w:rPr>
        <w:t xml:space="preserve"> </w:t>
      </w:r>
      <w:r>
        <w:rPr>
          <w:rFonts w:hint="eastAsia"/>
          <w:noProof/>
        </w:rPr>
        <w:t>train</w:t>
      </w:r>
      <w:r>
        <w:rPr>
          <w:noProof/>
        </w:rPr>
        <w:t>.txt</w:t>
      </w:r>
    </w:p>
    <w:p w14:paraId="7253C253" w14:textId="77777777" w:rsidR="00573394" w:rsidRDefault="00573394" w:rsidP="00573394">
      <w:r>
        <w:rPr>
          <w:rFonts w:hint="eastAsia"/>
        </w:rPr>
        <w:t>2</w:t>
      </w:r>
      <w:r>
        <w:rPr>
          <w:rFonts w:hint="eastAsia"/>
        </w:rPr>
        <w:t>）下面，再介绍一下</w:t>
      </w:r>
      <w:r>
        <w:rPr>
          <w:rFonts w:hint="eastAsia"/>
        </w:rPr>
        <w:t>compcars</w:t>
      </w:r>
      <w:r>
        <w:rPr>
          <w:rFonts w:hint="eastAsia"/>
        </w:rPr>
        <w:t>数据集里的标签样式以及将这些标签转换为</w:t>
      </w:r>
      <w:r>
        <w:rPr>
          <w:rFonts w:hint="eastAsia"/>
        </w:rPr>
        <w:t>YOLO</w:t>
      </w:r>
      <w:r>
        <w:rPr>
          <w:rFonts w:hint="eastAsia"/>
        </w:rPr>
        <w:t>需要的格式的方式。</w:t>
      </w:r>
    </w:p>
    <w:p w14:paraId="1252D1A2" w14:textId="77777777" w:rsidR="00573394" w:rsidRDefault="00573394" w:rsidP="00573394">
      <w:r>
        <w:rPr>
          <w:rFonts w:hint="eastAsia"/>
        </w:rPr>
        <w:t>在数据集的</w:t>
      </w:r>
      <w:r>
        <w:rPr>
          <w:rFonts w:hint="eastAsia"/>
        </w:rPr>
        <w:t>d</w:t>
      </w:r>
      <w:r>
        <w:t>evkit</w:t>
      </w:r>
      <w:r>
        <w:rPr>
          <w:rFonts w:hint="eastAsia"/>
        </w:rPr>
        <w:t>文件夹内有一个</w:t>
      </w:r>
      <w:r>
        <w:t>READM</w:t>
      </w:r>
      <w:r>
        <w:rPr>
          <w:rFonts w:hint="eastAsia"/>
        </w:rPr>
        <w:t>E</w:t>
      </w:r>
      <w:r>
        <w:t>.txt</w:t>
      </w:r>
      <w:r>
        <w:rPr>
          <w:rFonts w:hint="eastAsia"/>
        </w:rPr>
        <w:t>。在这个文件中有标签数据格式的介绍。</w:t>
      </w:r>
    </w:p>
    <w:p w14:paraId="0E40E17C" w14:textId="77777777" w:rsidR="00573394" w:rsidRDefault="00573394" w:rsidP="00573394">
      <w:r>
        <w:rPr>
          <w:rFonts w:hint="eastAsia"/>
        </w:rPr>
        <w:lastRenderedPageBreak/>
        <w:t>训练集的标签存放在一个名为</w:t>
      </w:r>
      <w:r w:rsidRPr="00EE549A">
        <w:t>cars_train_annos.mat</w:t>
      </w:r>
      <w:r>
        <w:rPr>
          <w:rFonts w:hint="eastAsia"/>
        </w:rPr>
        <w:t>的文件中。调用如下代码读取该文件，解析后的内容如图</w:t>
      </w:r>
      <w:r>
        <w:rPr>
          <w:rFonts w:hint="eastAsia"/>
        </w:rPr>
        <w:t>4-8</w:t>
      </w:r>
      <w:r>
        <w:rPr>
          <w:rFonts w:hint="eastAsia"/>
        </w:rPr>
        <w:t>所示。</w:t>
      </w:r>
    </w:p>
    <w:p w14:paraId="6A171D46" w14:textId="77777777" w:rsidR="00573394" w:rsidRPr="00EE549A" w:rsidRDefault="00573394" w:rsidP="00573394">
      <w:pPr>
        <w:rPr>
          <w:rFonts w:ascii="宋体" w:hAnsi="宋体"/>
        </w:rPr>
      </w:pPr>
      <w:r>
        <w:tab/>
      </w:r>
      <w:r w:rsidRPr="00EE549A">
        <w:rPr>
          <w:rFonts w:ascii="宋体" w:hAnsi="宋体"/>
        </w:rPr>
        <w:t>import scipy.io as io</w:t>
      </w:r>
      <w:r>
        <w:rPr>
          <w:rFonts w:ascii="宋体" w:hAnsi="宋体"/>
        </w:rPr>
        <w:t xml:space="preserve"> #</w:t>
      </w:r>
      <w:r>
        <w:rPr>
          <w:rFonts w:ascii="宋体" w:hAnsi="宋体" w:hint="eastAsia"/>
        </w:rPr>
        <w:t>使用scipy读取mat文件</w:t>
      </w:r>
    </w:p>
    <w:p w14:paraId="13CAEE5C" w14:textId="77777777" w:rsidR="00573394" w:rsidRPr="00EE549A" w:rsidRDefault="00573394" w:rsidP="00573394">
      <w:pPr>
        <w:rPr>
          <w:rFonts w:ascii="宋体" w:hAnsi="宋体"/>
        </w:rPr>
      </w:pPr>
      <w:r w:rsidRPr="00EE549A">
        <w:rPr>
          <w:rFonts w:ascii="宋体" w:hAnsi="宋体"/>
        </w:rPr>
        <w:t>train_label_path = '../compcars/devkit/cars_train_annos.mat'</w:t>
      </w:r>
    </w:p>
    <w:p w14:paraId="6B26F06C" w14:textId="77777777" w:rsidR="00573394" w:rsidRPr="00EE549A" w:rsidRDefault="00573394" w:rsidP="00573394">
      <w:pPr>
        <w:rPr>
          <w:rFonts w:ascii="宋体" w:hAnsi="宋体"/>
        </w:rPr>
      </w:pPr>
      <w:r>
        <w:rPr>
          <w:rFonts w:ascii="宋体" w:hAnsi="宋体" w:hint="eastAsia"/>
        </w:rPr>
        <w:t>#</w:t>
      </w:r>
      <w:r>
        <w:rPr>
          <w:rFonts w:ascii="宋体" w:hAnsi="宋体"/>
        </w:rPr>
        <w:t xml:space="preserve"> </w:t>
      </w:r>
      <w:r w:rsidRPr="00EE549A">
        <w:rPr>
          <w:rFonts w:ascii="宋体" w:hAnsi="宋体"/>
        </w:rPr>
        <w:t>test_label_path = '../compcars/devkit/cars_test_annos.mat'</w:t>
      </w:r>
    </w:p>
    <w:p w14:paraId="4FE2577E" w14:textId="77777777" w:rsidR="00573394" w:rsidRPr="00EE549A" w:rsidRDefault="00573394" w:rsidP="00573394">
      <w:pPr>
        <w:rPr>
          <w:rFonts w:ascii="宋体" w:hAnsi="宋体"/>
        </w:rPr>
      </w:pPr>
    </w:p>
    <w:p w14:paraId="39436B25" w14:textId="77777777" w:rsidR="00573394" w:rsidRDefault="00573394" w:rsidP="00573394">
      <w:pPr>
        <w:rPr>
          <w:rFonts w:ascii="宋体" w:hAnsi="宋体"/>
        </w:rPr>
      </w:pPr>
      <w:r w:rsidRPr="00EE549A">
        <w:rPr>
          <w:rFonts w:ascii="宋体" w:hAnsi="宋体"/>
        </w:rPr>
        <w:t>train_label = io.loadmat(train_label_path)</w:t>
      </w:r>
    </w:p>
    <w:p w14:paraId="6A723345" w14:textId="77777777" w:rsidR="00573394" w:rsidRPr="00EE549A" w:rsidRDefault="00573394" w:rsidP="00573394">
      <w:pPr>
        <w:rPr>
          <w:rFonts w:ascii="宋体" w:hAnsi="宋体"/>
        </w:rPr>
      </w:pPr>
      <w:r>
        <w:rPr>
          <w:rFonts w:ascii="宋体" w:hAnsi="宋体" w:hint="eastAsia"/>
        </w:rPr>
        <w:t>print</w:t>
      </w:r>
      <w:r>
        <w:rPr>
          <w:rFonts w:ascii="宋体" w:hAnsi="宋体"/>
        </w:rPr>
        <w:t>(</w:t>
      </w:r>
      <w:r w:rsidRPr="00EE549A">
        <w:rPr>
          <w:rFonts w:ascii="宋体" w:hAnsi="宋体"/>
        </w:rPr>
        <w:t>train_label</w:t>
      </w:r>
      <w:r>
        <w:rPr>
          <w:rFonts w:ascii="宋体" w:hAnsi="宋体"/>
        </w:rPr>
        <w:t>)</w:t>
      </w:r>
    </w:p>
    <w:p w14:paraId="3A25CD30" w14:textId="64BE4F9B" w:rsidR="00573394" w:rsidRDefault="00573394" w:rsidP="00573394">
      <w:pPr>
        <w:jc w:val="center"/>
        <w:rPr>
          <w:noProof/>
        </w:rPr>
      </w:pPr>
      <w:r w:rsidRPr="00EE549A">
        <w:rPr>
          <w:noProof/>
        </w:rPr>
        <w:drawing>
          <wp:inline distT="0" distB="0" distL="0" distR="0" wp14:anchorId="2FC3C11B" wp14:editId="57655016">
            <wp:extent cx="5760085" cy="18173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1817370"/>
                    </a:xfrm>
                    <a:prstGeom prst="rect">
                      <a:avLst/>
                    </a:prstGeom>
                    <a:noFill/>
                    <a:ln>
                      <a:noFill/>
                    </a:ln>
                  </pic:spPr>
                </pic:pic>
              </a:graphicData>
            </a:graphic>
          </wp:inline>
        </w:drawing>
      </w:r>
    </w:p>
    <w:p w14:paraId="573D6C39" w14:textId="77777777" w:rsidR="00573394" w:rsidRDefault="00573394" w:rsidP="00573394">
      <w:pPr>
        <w:ind w:firstLine="422"/>
        <w:jc w:val="center"/>
        <w:rPr>
          <w:b/>
          <w:bCs/>
          <w:noProof/>
        </w:rPr>
      </w:pPr>
      <w:r w:rsidRPr="00EE549A">
        <w:rPr>
          <w:rFonts w:hint="eastAsia"/>
          <w:b/>
          <w:bCs/>
          <w:noProof/>
        </w:rPr>
        <w:t>图</w:t>
      </w:r>
      <w:r w:rsidRPr="00EE549A">
        <w:rPr>
          <w:rFonts w:hint="eastAsia"/>
          <w:b/>
          <w:bCs/>
          <w:noProof/>
        </w:rPr>
        <w:t>4-8</w:t>
      </w:r>
      <w:r w:rsidRPr="00EE549A">
        <w:rPr>
          <w:b/>
          <w:bCs/>
          <w:noProof/>
        </w:rPr>
        <w:t xml:space="preserve"> </w:t>
      </w:r>
      <w:r w:rsidRPr="00EE549A">
        <w:rPr>
          <w:rFonts w:hint="eastAsia"/>
          <w:b/>
          <w:bCs/>
          <w:noProof/>
        </w:rPr>
        <w:t>解析</w:t>
      </w:r>
      <w:r w:rsidRPr="00EE549A">
        <w:rPr>
          <w:rFonts w:ascii="宋体" w:hAnsi="宋体"/>
          <w:b/>
          <w:bCs/>
        </w:rPr>
        <w:t>cars_train_annos.mat</w:t>
      </w:r>
      <w:r w:rsidRPr="00EE549A">
        <w:rPr>
          <w:rFonts w:hint="eastAsia"/>
          <w:b/>
          <w:bCs/>
          <w:noProof/>
        </w:rPr>
        <w:t>文件</w:t>
      </w:r>
    </w:p>
    <w:p w14:paraId="6A6DB2FA" w14:textId="77777777" w:rsidR="00573394" w:rsidRDefault="00573394" w:rsidP="00573394">
      <w:pPr>
        <w:rPr>
          <w:noProof/>
        </w:rPr>
      </w:pPr>
      <w:r w:rsidRPr="00EE549A">
        <w:rPr>
          <w:rFonts w:hint="eastAsia"/>
          <w:noProof/>
        </w:rPr>
        <w:t>从</w:t>
      </w:r>
      <w:r>
        <w:rPr>
          <w:rFonts w:hint="eastAsia"/>
          <w:noProof/>
        </w:rPr>
        <w:t>README</w:t>
      </w:r>
      <w:r>
        <w:rPr>
          <w:noProof/>
        </w:rPr>
        <w:t>.txt</w:t>
      </w:r>
      <w:r>
        <w:rPr>
          <w:rFonts w:hint="eastAsia"/>
          <w:noProof/>
        </w:rPr>
        <w:t>中可知，每个</w:t>
      </w:r>
      <w:r>
        <w:rPr>
          <w:rFonts w:hint="eastAsia"/>
          <w:noProof/>
        </w:rPr>
        <w:t>array</w:t>
      </w:r>
      <w:r>
        <w:rPr>
          <w:rFonts w:hint="eastAsia"/>
          <w:noProof/>
        </w:rPr>
        <w:t>分别记录了类别</w:t>
      </w:r>
      <w:r>
        <w:rPr>
          <w:rFonts w:hint="eastAsia"/>
          <w:noProof/>
        </w:rPr>
        <w:t>class</w:t>
      </w:r>
      <w:r>
        <w:rPr>
          <w:rFonts w:hint="eastAsia"/>
          <w:noProof/>
        </w:rPr>
        <w:t>，图片左上角</w:t>
      </w:r>
      <w:r>
        <w:rPr>
          <w:rFonts w:hint="eastAsia"/>
          <w:noProof/>
        </w:rPr>
        <w:t>x</w:t>
      </w:r>
      <w:r>
        <w:rPr>
          <w:rFonts w:hint="eastAsia"/>
          <w:noProof/>
        </w:rPr>
        <w:t>坐标，左上角</w:t>
      </w:r>
      <w:r>
        <w:rPr>
          <w:rFonts w:hint="eastAsia"/>
          <w:noProof/>
        </w:rPr>
        <w:t>y</w:t>
      </w:r>
      <w:r>
        <w:rPr>
          <w:rFonts w:hint="eastAsia"/>
          <w:noProof/>
        </w:rPr>
        <w:t>坐标，右下角</w:t>
      </w:r>
      <w:r>
        <w:rPr>
          <w:rFonts w:hint="eastAsia"/>
          <w:noProof/>
        </w:rPr>
        <w:t>x</w:t>
      </w:r>
      <w:r>
        <w:rPr>
          <w:rFonts w:hint="eastAsia"/>
          <w:noProof/>
        </w:rPr>
        <w:t>坐标，右下角</w:t>
      </w:r>
      <w:r>
        <w:rPr>
          <w:rFonts w:hint="eastAsia"/>
          <w:noProof/>
        </w:rPr>
        <w:t>y</w:t>
      </w:r>
      <w:r>
        <w:rPr>
          <w:rFonts w:hint="eastAsia"/>
          <w:noProof/>
        </w:rPr>
        <w:t>坐标，图片文件名。</w:t>
      </w:r>
    </w:p>
    <w:p w14:paraId="0D780CB8" w14:textId="77777777" w:rsidR="00573394" w:rsidRDefault="00573394" w:rsidP="00573394">
      <w:pPr>
        <w:rPr>
          <w:noProof/>
        </w:rPr>
      </w:pPr>
      <w:r>
        <w:rPr>
          <w:rFonts w:hint="eastAsia"/>
          <w:noProof/>
        </w:rPr>
        <w:t>这些数据糅合在一起很难处理，接下来我们要将它们剥离开。</w:t>
      </w:r>
    </w:p>
    <w:p w14:paraId="518CB7E6" w14:textId="77777777" w:rsidR="00573394" w:rsidRDefault="00573394" w:rsidP="00573394">
      <w:pPr>
        <w:rPr>
          <w:noProof/>
        </w:rPr>
      </w:pPr>
      <w:r>
        <w:rPr>
          <w:noProof/>
        </w:rPr>
        <w:t>import os</w:t>
      </w:r>
    </w:p>
    <w:p w14:paraId="1E77D038" w14:textId="77777777" w:rsidR="00573394" w:rsidRDefault="00573394" w:rsidP="00573394">
      <w:pPr>
        <w:rPr>
          <w:noProof/>
        </w:rPr>
      </w:pPr>
      <w:r>
        <w:rPr>
          <w:noProof/>
        </w:rPr>
        <w:t>import gc</w:t>
      </w:r>
    </w:p>
    <w:p w14:paraId="757BA9C4" w14:textId="77777777" w:rsidR="00573394" w:rsidRDefault="00573394" w:rsidP="00573394">
      <w:pPr>
        <w:rPr>
          <w:noProof/>
        </w:rPr>
      </w:pPr>
      <w:r>
        <w:rPr>
          <w:noProof/>
        </w:rPr>
        <w:t>from PIL import Image</w:t>
      </w:r>
    </w:p>
    <w:p w14:paraId="242CB19A" w14:textId="77777777" w:rsidR="00573394" w:rsidRDefault="00573394" w:rsidP="00573394">
      <w:pPr>
        <w:rPr>
          <w:noProof/>
        </w:rPr>
      </w:pPr>
      <w:r>
        <w:rPr>
          <w:noProof/>
        </w:rPr>
        <w:t>import numpy as np</w:t>
      </w:r>
    </w:p>
    <w:p w14:paraId="61A61BEA" w14:textId="77777777" w:rsidR="00573394" w:rsidRDefault="00573394" w:rsidP="00573394">
      <w:pPr>
        <w:rPr>
          <w:noProof/>
        </w:rPr>
      </w:pPr>
    </w:p>
    <w:p w14:paraId="3C89B7F9" w14:textId="77777777" w:rsidR="00573394" w:rsidRDefault="00573394" w:rsidP="00573394">
      <w:r w:rsidRPr="000948B3">
        <w:t>train_label_anno=train_label['annotations']</w:t>
      </w:r>
    </w:p>
    <w:p w14:paraId="0A63AEBE" w14:textId="77777777" w:rsidR="00573394" w:rsidRDefault="00573394" w:rsidP="00573394">
      <w:r>
        <w:t>xmins = []</w:t>
      </w:r>
    </w:p>
    <w:p w14:paraId="2D3355FD" w14:textId="77777777" w:rsidR="00573394" w:rsidRDefault="00573394" w:rsidP="00573394">
      <w:r>
        <w:t>ymins = []</w:t>
      </w:r>
    </w:p>
    <w:p w14:paraId="25768FC5" w14:textId="77777777" w:rsidR="00573394" w:rsidRDefault="00573394" w:rsidP="00573394">
      <w:r>
        <w:t>xmaxs = []</w:t>
      </w:r>
    </w:p>
    <w:p w14:paraId="50764FA2" w14:textId="77777777" w:rsidR="00573394" w:rsidRDefault="00573394" w:rsidP="00573394">
      <w:r>
        <w:t>ymaxs = []</w:t>
      </w:r>
    </w:p>
    <w:p w14:paraId="65D9D63C" w14:textId="77777777" w:rsidR="00573394" w:rsidRDefault="00573394" w:rsidP="00573394">
      <w:r>
        <w:t>classes=[]</w:t>
      </w:r>
    </w:p>
    <w:p w14:paraId="70FCBA93" w14:textId="77777777" w:rsidR="00573394" w:rsidRDefault="00573394" w:rsidP="00573394">
      <w:r>
        <w:t>filenames=[]</w:t>
      </w:r>
    </w:p>
    <w:p w14:paraId="2A8E8021" w14:textId="77777777" w:rsidR="00573394" w:rsidRDefault="00573394" w:rsidP="00573394">
      <w:r w:rsidRPr="000948B3">
        <w:t>nums=len(train_label_anno[0])</w:t>
      </w:r>
    </w:p>
    <w:p w14:paraId="37D64D07" w14:textId="77777777" w:rsidR="00573394" w:rsidRDefault="00573394" w:rsidP="00573394">
      <w:r>
        <w:t>for i in range(nums):</w:t>
      </w:r>
    </w:p>
    <w:p w14:paraId="3355D39F" w14:textId="77777777" w:rsidR="00573394" w:rsidRDefault="00573394" w:rsidP="00573394">
      <w:r>
        <w:t xml:space="preserve">    annotations = train_label_anno[0][i]</w:t>
      </w:r>
    </w:p>
    <w:p w14:paraId="7EA43893" w14:textId="77777777" w:rsidR="00573394" w:rsidRDefault="00573394" w:rsidP="00573394">
      <w:r>
        <w:t xml:space="preserve">    xmin = annotations[0][0][0]</w:t>
      </w:r>
    </w:p>
    <w:p w14:paraId="7D1B59FB" w14:textId="77777777" w:rsidR="00573394" w:rsidRDefault="00573394" w:rsidP="00573394">
      <w:r>
        <w:lastRenderedPageBreak/>
        <w:t xml:space="preserve">    ymin = annotations[1][0][0]</w:t>
      </w:r>
    </w:p>
    <w:p w14:paraId="1D57F8AF" w14:textId="77777777" w:rsidR="00573394" w:rsidRDefault="00573394" w:rsidP="00573394">
      <w:r>
        <w:t xml:space="preserve">    xmax = annotations[2][0][0]</w:t>
      </w:r>
    </w:p>
    <w:p w14:paraId="52EC06D9" w14:textId="77777777" w:rsidR="00573394" w:rsidRDefault="00573394" w:rsidP="00573394">
      <w:r>
        <w:t xml:space="preserve">    ymax = annotations[3][0][0]</w:t>
      </w:r>
    </w:p>
    <w:p w14:paraId="43CF924A" w14:textId="77777777" w:rsidR="00573394" w:rsidRDefault="00573394" w:rsidP="00573394">
      <w:r>
        <w:t xml:space="preserve">    </w:t>
      </w:r>
    </w:p>
    <w:p w14:paraId="0D2C0A76" w14:textId="77777777" w:rsidR="00573394" w:rsidRDefault="00573394" w:rsidP="00573394"/>
    <w:p w14:paraId="6D9A01B8" w14:textId="77777777" w:rsidR="00573394" w:rsidRDefault="00573394" w:rsidP="00573394">
      <w:r>
        <w:t>#     xmin = xmin/width</w:t>
      </w:r>
    </w:p>
    <w:p w14:paraId="4840DA2B" w14:textId="77777777" w:rsidR="00573394" w:rsidRDefault="00573394" w:rsidP="00573394">
      <w:r>
        <w:t>#     ymin = ymin/height</w:t>
      </w:r>
    </w:p>
    <w:p w14:paraId="7AFE73DE" w14:textId="77777777" w:rsidR="00573394" w:rsidRDefault="00573394" w:rsidP="00573394">
      <w:r>
        <w:t>#     xmax = xmax/width</w:t>
      </w:r>
    </w:p>
    <w:p w14:paraId="0EAFFA19" w14:textId="77777777" w:rsidR="00573394" w:rsidRDefault="00573394" w:rsidP="00573394">
      <w:r>
        <w:t>#     ymax = ymax/height</w:t>
      </w:r>
    </w:p>
    <w:p w14:paraId="101A3AAC" w14:textId="77777777" w:rsidR="00573394" w:rsidRDefault="00573394" w:rsidP="00573394"/>
    <w:p w14:paraId="594984B1" w14:textId="77777777" w:rsidR="00573394" w:rsidRDefault="00573394" w:rsidP="00573394">
      <w:r>
        <w:t xml:space="preserve">    xmins.append(xmin)</w:t>
      </w:r>
    </w:p>
    <w:p w14:paraId="74745A95" w14:textId="77777777" w:rsidR="00573394" w:rsidRDefault="00573394" w:rsidP="00573394">
      <w:r>
        <w:t xml:space="preserve">    ymins.append(ymin)</w:t>
      </w:r>
    </w:p>
    <w:p w14:paraId="2EC3EFA1" w14:textId="77777777" w:rsidR="00573394" w:rsidRDefault="00573394" w:rsidP="00573394">
      <w:r>
        <w:t xml:space="preserve">    xmaxs.append(xmax)</w:t>
      </w:r>
    </w:p>
    <w:p w14:paraId="2DCCC3BD" w14:textId="77777777" w:rsidR="00573394" w:rsidRDefault="00573394" w:rsidP="00573394">
      <w:r>
        <w:t xml:space="preserve">    ymaxs.append(ymax)</w:t>
      </w:r>
    </w:p>
    <w:p w14:paraId="237DF1BE" w14:textId="77777777" w:rsidR="00573394" w:rsidRDefault="00573394" w:rsidP="00573394">
      <w:r>
        <w:t xml:space="preserve">    classes.append(annotations[4][0][0])</w:t>
      </w:r>
    </w:p>
    <w:p w14:paraId="31AFD5D3" w14:textId="77777777" w:rsidR="00573394" w:rsidRDefault="00573394" w:rsidP="00573394">
      <w:r>
        <w:t xml:space="preserve">    filenames.append(annotations[5][0])</w:t>
      </w:r>
    </w:p>
    <w:p w14:paraId="41AAC449" w14:textId="77777777" w:rsidR="00573394" w:rsidRDefault="00573394" w:rsidP="00573394">
      <w:r>
        <w:rPr>
          <w:rFonts w:hint="eastAsia"/>
        </w:rPr>
        <w:t>上述代码将五个维度剥离开，分别存放在</w:t>
      </w:r>
      <w:r>
        <w:rPr>
          <w:rFonts w:hint="eastAsia"/>
        </w:rPr>
        <w:t>x</w:t>
      </w:r>
      <w:r>
        <w:t>mins,ymins,xmaxs,ymaxs,classes,filenames</w:t>
      </w:r>
      <w:r>
        <w:rPr>
          <w:rFonts w:hint="eastAsia"/>
        </w:rPr>
        <w:t>五个</w:t>
      </w:r>
      <w:r>
        <w:rPr>
          <w:rFonts w:hint="eastAsia"/>
        </w:rPr>
        <w:t>list</w:t>
      </w:r>
      <w:r>
        <w:rPr>
          <w:rFonts w:hint="eastAsia"/>
        </w:rPr>
        <w:t>中。这一步工作完成之后，还要对其归一化，除此之外，因为</w:t>
      </w:r>
      <w:r>
        <w:rPr>
          <w:rFonts w:hint="eastAsia"/>
        </w:rPr>
        <w:t>YOLO</w:t>
      </w:r>
      <w:r>
        <w:rPr>
          <w:rFonts w:hint="eastAsia"/>
        </w:rPr>
        <w:t>需要图片宽高，所以还要想办法获得图片的宽高。</w:t>
      </w:r>
    </w:p>
    <w:p w14:paraId="4F390D0B" w14:textId="77777777" w:rsidR="00573394" w:rsidRDefault="00573394" w:rsidP="00573394">
      <w:r>
        <w:rPr>
          <w:rFonts w:hint="eastAsia"/>
        </w:rPr>
        <w:t xml:space="preserve"># </w:t>
      </w:r>
      <w:r>
        <w:rPr>
          <w:rFonts w:hint="eastAsia"/>
        </w:rPr>
        <w:t>生成边框</w:t>
      </w:r>
      <w:r>
        <w:rPr>
          <w:rFonts w:hint="eastAsia"/>
        </w:rPr>
        <w:t>width</w:t>
      </w:r>
      <w:r>
        <w:rPr>
          <w:rFonts w:hint="eastAsia"/>
        </w:rPr>
        <w:t>和</w:t>
      </w:r>
      <w:r>
        <w:rPr>
          <w:rFonts w:hint="eastAsia"/>
        </w:rPr>
        <w:t>height</w:t>
      </w:r>
    </w:p>
    <w:p w14:paraId="5AB647BF" w14:textId="77777777" w:rsidR="00573394" w:rsidRDefault="00573394" w:rsidP="00573394">
      <w:r>
        <w:t># box_width = xmaxs-xmins</w:t>
      </w:r>
    </w:p>
    <w:p w14:paraId="1DEB41AE" w14:textId="77777777" w:rsidR="00573394" w:rsidRDefault="00573394" w:rsidP="00573394">
      <w:r>
        <w:t># box_height = ymaxs-ymins</w:t>
      </w:r>
    </w:p>
    <w:p w14:paraId="65437B23" w14:textId="77777777" w:rsidR="00573394" w:rsidRDefault="00573394" w:rsidP="00573394">
      <w:r>
        <w:t>box_width = []</w:t>
      </w:r>
    </w:p>
    <w:p w14:paraId="68D7E021" w14:textId="77777777" w:rsidR="00573394" w:rsidRDefault="00573394" w:rsidP="00573394">
      <w:r>
        <w:t>box_height = []</w:t>
      </w:r>
    </w:p>
    <w:p w14:paraId="3CBE39D7" w14:textId="77777777" w:rsidR="00573394" w:rsidRDefault="00573394" w:rsidP="00573394">
      <w:r>
        <w:t>for i in range(nums):</w:t>
      </w:r>
    </w:p>
    <w:p w14:paraId="68BDBD80" w14:textId="77777777" w:rsidR="00573394" w:rsidRDefault="00573394" w:rsidP="00573394">
      <w:r>
        <w:t xml:space="preserve">    box_height.append(ymaxs[i]-ymins[i])</w:t>
      </w:r>
    </w:p>
    <w:p w14:paraId="521BD3E1" w14:textId="77777777" w:rsidR="00573394" w:rsidRDefault="00573394" w:rsidP="00573394">
      <w:r>
        <w:t xml:space="preserve">    box_width.append(xmaxs[i]-xmins[i])</w:t>
      </w:r>
    </w:p>
    <w:p w14:paraId="109C4CA9" w14:textId="77777777" w:rsidR="00573394" w:rsidRDefault="00573394" w:rsidP="00573394">
      <w:r>
        <w:rPr>
          <w:rFonts w:hint="eastAsia"/>
        </w:rPr>
        <w:t>#</w:t>
      </w:r>
      <w:r>
        <w:rPr>
          <w:rFonts w:hint="eastAsia"/>
        </w:rPr>
        <w:t>归一化</w:t>
      </w:r>
    </w:p>
    <w:p w14:paraId="5735B4C7" w14:textId="77777777" w:rsidR="00573394" w:rsidRDefault="00573394" w:rsidP="00573394">
      <w:r>
        <w:rPr>
          <w:rFonts w:hint="eastAsia"/>
        </w:rPr>
        <w:t>#</w:t>
      </w:r>
      <w:r>
        <w:rPr>
          <w:rFonts w:hint="eastAsia"/>
        </w:rPr>
        <w:t>由于每张图片的分辨率不一定一样，所以要遍历每张图片，以获得图片分辨率。</w:t>
      </w:r>
    </w:p>
    <w:p w14:paraId="426517C6" w14:textId="77777777" w:rsidR="00573394" w:rsidRDefault="00573394" w:rsidP="00573394">
      <w:pPr>
        <w:pStyle w:val="afc"/>
      </w:pPr>
      <w:r w:rsidRPr="004D3CD0">
        <w:t>path='../compcars/cars_train/'</w:t>
      </w:r>
      <w:r>
        <w:tab/>
      </w:r>
      <w:r>
        <w:tab/>
      </w:r>
      <w:r>
        <w:rPr>
          <w:rFonts w:hint="eastAsia"/>
        </w:rPr>
        <w:t>#</w:t>
      </w:r>
      <w:r>
        <w:rPr>
          <w:rFonts w:hint="eastAsia"/>
        </w:rPr>
        <w:t>图片存储路径</w:t>
      </w:r>
    </w:p>
    <w:p w14:paraId="3B4DECD5" w14:textId="77777777" w:rsidR="00573394" w:rsidRDefault="00573394" w:rsidP="00573394">
      <w:pPr>
        <w:pStyle w:val="afc"/>
      </w:pPr>
      <w:r>
        <w:t>for i in range(nums):</w:t>
      </w:r>
    </w:p>
    <w:p w14:paraId="3783826B" w14:textId="77777777" w:rsidR="00573394" w:rsidRDefault="00573394" w:rsidP="00573394">
      <w:pPr>
        <w:pStyle w:val="afc"/>
      </w:pPr>
      <w:r>
        <w:t xml:space="preserve">    img_path = path+filenames[i]</w:t>
      </w:r>
      <w:r>
        <w:tab/>
      </w:r>
      <w:r>
        <w:tab/>
      </w:r>
      <w:r>
        <w:rPr>
          <w:rFonts w:hint="eastAsia"/>
        </w:rPr>
        <w:t>#</w:t>
      </w:r>
      <w:r>
        <w:rPr>
          <w:rFonts w:hint="eastAsia"/>
        </w:rPr>
        <w:t>拼接图片路径与文件名</w:t>
      </w:r>
    </w:p>
    <w:p w14:paraId="4B2F10F2" w14:textId="77777777" w:rsidR="00573394" w:rsidRDefault="00573394" w:rsidP="00573394">
      <w:pPr>
        <w:pStyle w:val="afc"/>
      </w:pPr>
      <w:r>
        <w:t xml:space="preserve">    img = Image.open(img_path)</w:t>
      </w:r>
      <w:r>
        <w:tab/>
      </w:r>
      <w:r>
        <w:tab/>
      </w:r>
      <w:r>
        <w:rPr>
          <w:rFonts w:hint="eastAsia"/>
        </w:rPr>
        <w:t>#</w:t>
      </w:r>
      <w:r>
        <w:rPr>
          <w:rFonts w:hint="eastAsia"/>
        </w:rPr>
        <w:t>打开图片</w:t>
      </w:r>
    </w:p>
    <w:p w14:paraId="67A9F817" w14:textId="77777777" w:rsidR="00573394" w:rsidRDefault="00573394" w:rsidP="00573394">
      <w:pPr>
        <w:pStyle w:val="afc"/>
      </w:pPr>
      <w:r>
        <w:t xml:space="preserve">    img_width, img_height = img.size</w:t>
      </w:r>
      <w:r>
        <w:tab/>
      </w:r>
      <w:r>
        <w:tab/>
      </w:r>
      <w:r>
        <w:rPr>
          <w:rFonts w:hint="eastAsia"/>
        </w:rPr>
        <w:t>#</w:t>
      </w:r>
      <w:r>
        <w:rPr>
          <w:rFonts w:hint="eastAsia"/>
        </w:rPr>
        <w:t>获得分辨率</w:t>
      </w:r>
    </w:p>
    <w:p w14:paraId="7E9F84EF" w14:textId="77777777" w:rsidR="00573394" w:rsidRDefault="00573394" w:rsidP="00573394">
      <w:pPr>
        <w:pStyle w:val="afc"/>
      </w:pPr>
      <w:r>
        <w:tab/>
      </w:r>
      <w:r>
        <w:tab/>
      </w:r>
      <w:r>
        <w:rPr>
          <w:rFonts w:hint="eastAsia"/>
        </w:rPr>
        <w:t>#</w:t>
      </w:r>
      <w:r>
        <w:t xml:space="preserve"> </w:t>
      </w:r>
      <w:r>
        <w:rPr>
          <w:rFonts w:hint="eastAsia"/>
        </w:rPr>
        <w:t>进行归一化</w:t>
      </w:r>
    </w:p>
    <w:p w14:paraId="48BBCB52" w14:textId="77777777" w:rsidR="00573394" w:rsidRDefault="00573394" w:rsidP="00573394">
      <w:pPr>
        <w:pStyle w:val="afc"/>
      </w:pPr>
      <w:r>
        <w:t xml:space="preserve">    c = str(classes[i])</w:t>
      </w:r>
    </w:p>
    <w:p w14:paraId="6773E46D" w14:textId="77777777" w:rsidR="00573394" w:rsidRDefault="00573394" w:rsidP="00573394">
      <w:pPr>
        <w:pStyle w:val="afc"/>
      </w:pPr>
      <w:r>
        <w:lastRenderedPageBreak/>
        <w:t xml:space="preserve">    x = str(xmins[i]/img_width)</w:t>
      </w:r>
    </w:p>
    <w:p w14:paraId="640F090E" w14:textId="77777777" w:rsidR="00573394" w:rsidRDefault="00573394" w:rsidP="00573394">
      <w:pPr>
        <w:pStyle w:val="afc"/>
      </w:pPr>
      <w:r>
        <w:t xml:space="preserve">    y = str(ymins[i]/img_height)</w:t>
      </w:r>
    </w:p>
    <w:p w14:paraId="2FDB47A9" w14:textId="77777777" w:rsidR="00573394" w:rsidRDefault="00573394" w:rsidP="00573394">
      <w:pPr>
        <w:pStyle w:val="afc"/>
      </w:pPr>
      <w:r>
        <w:t xml:space="preserve">    w = str(box_width[i]/img_width)</w:t>
      </w:r>
    </w:p>
    <w:p w14:paraId="0A58F59D" w14:textId="77777777" w:rsidR="00573394" w:rsidRDefault="00573394" w:rsidP="00573394">
      <w:pPr>
        <w:pStyle w:val="afc"/>
      </w:pPr>
      <w:r>
        <w:t xml:space="preserve">    h = str(box_height[i]/img_height)</w:t>
      </w:r>
    </w:p>
    <w:p w14:paraId="11D34C00" w14:textId="77777777" w:rsidR="00573394" w:rsidRDefault="00573394" w:rsidP="00573394">
      <w:pPr>
        <w:pStyle w:val="afc"/>
      </w:pPr>
      <w:r>
        <w:t xml:space="preserve">    </w:t>
      </w:r>
      <w:r>
        <w:rPr>
          <w:rFonts w:hint="eastAsia"/>
        </w:rPr>
        <w:t>#</w:t>
      </w:r>
      <w:r>
        <w:t xml:space="preserve"> </w:t>
      </w:r>
      <w:r>
        <w:rPr>
          <w:rFonts w:hint="eastAsia"/>
        </w:rPr>
        <w:t>拼接字符串</w:t>
      </w:r>
    </w:p>
    <w:p w14:paraId="721745CF" w14:textId="77777777" w:rsidR="00573394" w:rsidRDefault="00573394" w:rsidP="00573394">
      <w:pPr>
        <w:pStyle w:val="afc"/>
      </w:pPr>
      <w:r>
        <w:t xml:space="preserve">    row = ''+c+' '+x+' '+y+' '+w+' '+h</w:t>
      </w:r>
    </w:p>
    <w:p w14:paraId="01DDFDAE" w14:textId="77777777" w:rsidR="00573394" w:rsidRDefault="00573394" w:rsidP="00573394">
      <w:pPr>
        <w:pStyle w:val="afc"/>
      </w:pPr>
      <w:r>
        <w:t xml:space="preserve">    </w:t>
      </w:r>
    </w:p>
    <w:p w14:paraId="3C59A9D8" w14:textId="77777777" w:rsidR="00573394" w:rsidRDefault="00573394" w:rsidP="00573394">
      <w:pPr>
        <w:pStyle w:val="afc"/>
      </w:pPr>
      <w:r>
        <w:t>#     txt_filename=img_path+'.txt'</w:t>
      </w:r>
    </w:p>
    <w:p w14:paraId="56D58EB3" w14:textId="77777777" w:rsidR="00573394" w:rsidRDefault="00573394" w:rsidP="00573394">
      <w:pPr>
        <w:pStyle w:val="afc"/>
      </w:pPr>
      <w:r>
        <w:tab/>
      </w:r>
      <w:r>
        <w:tab/>
      </w:r>
      <w:r>
        <w:rPr>
          <w:rFonts w:hint="eastAsia"/>
        </w:rPr>
        <w:t>#</w:t>
      </w:r>
      <w:r>
        <w:t xml:space="preserve"> </w:t>
      </w:r>
      <w:r>
        <w:rPr>
          <w:rFonts w:hint="eastAsia"/>
        </w:rPr>
        <w:t>替换文件名，将</w:t>
      </w:r>
      <w:r>
        <w:rPr>
          <w:rFonts w:hint="eastAsia"/>
        </w:rPr>
        <w:t>jpg</w:t>
      </w:r>
      <w:r>
        <w:rPr>
          <w:rFonts w:hint="eastAsia"/>
        </w:rPr>
        <w:t>替换为</w:t>
      </w:r>
      <w:r>
        <w:rPr>
          <w:rFonts w:hint="eastAsia"/>
        </w:rPr>
        <w:t>txt</w:t>
      </w:r>
    </w:p>
    <w:p w14:paraId="59D04197" w14:textId="77777777" w:rsidR="00573394" w:rsidRDefault="00573394" w:rsidP="00573394">
      <w:pPr>
        <w:pStyle w:val="afc"/>
      </w:pPr>
      <w:r>
        <w:t xml:space="preserve">    txt_filename = img_path[:-3]+'txt'</w:t>
      </w:r>
    </w:p>
    <w:p w14:paraId="25713285" w14:textId="77777777" w:rsidR="00573394" w:rsidRDefault="00573394" w:rsidP="00573394">
      <w:pPr>
        <w:pStyle w:val="afc"/>
      </w:pPr>
      <w:r>
        <w:t xml:space="preserve">    </w:t>
      </w:r>
    </w:p>
    <w:p w14:paraId="02ABEB0B" w14:textId="77777777" w:rsidR="00573394" w:rsidRDefault="00573394" w:rsidP="00573394">
      <w:pPr>
        <w:pStyle w:val="afc"/>
      </w:pPr>
      <w:r>
        <w:t xml:space="preserve">    f=open(txt_filename, "w+")</w:t>
      </w:r>
    </w:p>
    <w:p w14:paraId="1864A67E" w14:textId="77777777" w:rsidR="00573394" w:rsidRDefault="00573394" w:rsidP="00573394">
      <w:pPr>
        <w:pStyle w:val="afc"/>
      </w:pPr>
      <w:r>
        <w:t xml:space="preserve">    f.write(row)</w:t>
      </w:r>
      <w:r>
        <w:tab/>
      </w:r>
      <w:r>
        <w:tab/>
      </w:r>
      <w:r>
        <w:tab/>
      </w:r>
      <w:r>
        <w:tab/>
      </w:r>
      <w:r>
        <w:rPr>
          <w:rFonts w:hint="eastAsia"/>
        </w:rPr>
        <w:t>#</w:t>
      </w:r>
      <w:r>
        <w:rPr>
          <w:rFonts w:hint="eastAsia"/>
        </w:rPr>
        <w:t>写入文件</w:t>
      </w:r>
    </w:p>
    <w:p w14:paraId="6853EAAB" w14:textId="77777777" w:rsidR="00573394" w:rsidRDefault="00573394" w:rsidP="00573394">
      <w:pPr>
        <w:pStyle w:val="afc"/>
        <w:rPr>
          <w:rFonts w:ascii="黑体" w:eastAsia="黑体" w:hAnsi="黑体"/>
          <w:b/>
          <w:bCs/>
          <w:sz w:val="24"/>
          <w:szCs w:val="24"/>
          <w:lang w:val="x-none"/>
        </w:rPr>
      </w:pPr>
      <w:r>
        <w:t>f.close()</w:t>
      </w:r>
      <w:r w:rsidRPr="006F3E63">
        <w:rPr>
          <w:rFonts w:ascii="黑体" w:eastAsia="黑体" w:hAnsi="黑体" w:hint="eastAsia"/>
          <w:b/>
          <w:bCs/>
          <w:sz w:val="24"/>
          <w:szCs w:val="24"/>
          <w:lang w:val="x-none"/>
        </w:rPr>
        <w:t xml:space="preserve"> </w:t>
      </w:r>
    </w:p>
    <w:p w14:paraId="765E8A1E" w14:textId="77777777" w:rsidR="00573394" w:rsidRDefault="00573394" w:rsidP="00573394">
      <w:pPr>
        <w:pStyle w:val="afc"/>
        <w:ind w:firstLine="482"/>
        <w:rPr>
          <w:rFonts w:ascii="黑体" w:eastAsia="黑体" w:hAnsi="黑体"/>
          <w:b/>
          <w:bCs/>
          <w:sz w:val="24"/>
          <w:szCs w:val="24"/>
          <w:lang w:val="x-none"/>
        </w:rPr>
      </w:pPr>
    </w:p>
    <w:p w14:paraId="23E5A599" w14:textId="77777777" w:rsidR="00573394" w:rsidRDefault="00573394" w:rsidP="00573394">
      <w:r>
        <w:tab/>
      </w:r>
      <w:r>
        <w:rPr>
          <w:rFonts w:hint="eastAsia"/>
        </w:rPr>
        <w:t>经过上述步骤后，</w:t>
      </w:r>
      <w:r>
        <w:rPr>
          <w:rFonts w:hint="eastAsia"/>
        </w:rPr>
        <w:t>YOLOv3</w:t>
      </w:r>
      <w:r>
        <w:rPr>
          <w:rFonts w:hint="eastAsia"/>
        </w:rPr>
        <w:t>所需每张图片的标签即可获得。最后再生成</w:t>
      </w:r>
      <w:r>
        <w:rPr>
          <w:rFonts w:hint="eastAsia"/>
        </w:rPr>
        <w:t>train.</w:t>
      </w:r>
      <w:r>
        <w:t>txt</w:t>
      </w:r>
      <w:r>
        <w:rPr>
          <w:rFonts w:hint="eastAsia"/>
        </w:rPr>
        <w:t>即可，</w:t>
      </w:r>
      <w:r>
        <w:rPr>
          <w:rFonts w:hint="eastAsia"/>
        </w:rPr>
        <w:t>valid</w:t>
      </w:r>
      <w:r>
        <w:t>.txt</w:t>
      </w:r>
      <w:r>
        <w:rPr>
          <w:rFonts w:hint="eastAsia"/>
        </w:rPr>
        <w:t>内容可以与</w:t>
      </w:r>
      <w:r>
        <w:rPr>
          <w:rFonts w:hint="eastAsia"/>
        </w:rPr>
        <w:t>t</w:t>
      </w:r>
      <w:r>
        <w:t>rain.txt</w:t>
      </w:r>
      <w:r>
        <w:rPr>
          <w:rFonts w:hint="eastAsia"/>
        </w:rPr>
        <w:t>一致。</w:t>
      </w:r>
    </w:p>
    <w:p w14:paraId="3C0EAC6F" w14:textId="77777777" w:rsidR="00573394" w:rsidRDefault="00573394" w:rsidP="00573394">
      <w:r>
        <w:t>f = open('train.txt', "a+")</w:t>
      </w:r>
    </w:p>
    <w:p w14:paraId="19F9ED9A" w14:textId="77777777" w:rsidR="00573394" w:rsidRDefault="00573394" w:rsidP="00573394">
      <w:r>
        <w:t>for i in range(nums):</w:t>
      </w:r>
    </w:p>
    <w:p w14:paraId="241CE72B" w14:textId="77777777" w:rsidR="00573394" w:rsidRDefault="00573394" w:rsidP="00573394">
      <w:r>
        <w:t xml:space="preserve">    </w:t>
      </w:r>
      <w:r>
        <w:tab/>
      </w:r>
      <w:r>
        <w:tab/>
        <w:t>row = filenames[i]</w:t>
      </w:r>
    </w:p>
    <w:p w14:paraId="03DD1545" w14:textId="77777777" w:rsidR="00573394" w:rsidRDefault="00573394" w:rsidP="00573394">
      <w:r>
        <w:t xml:space="preserve">   </w:t>
      </w:r>
      <w:r>
        <w:tab/>
      </w:r>
      <w:r>
        <w:tab/>
        <w:t xml:space="preserve"> f.write('data/compcars/'+row+'\n')</w:t>
      </w:r>
    </w:p>
    <w:p w14:paraId="5385B7D4" w14:textId="77777777" w:rsidR="00573394" w:rsidRDefault="00573394" w:rsidP="00573394">
      <w:r>
        <w:t>f.close()</w:t>
      </w:r>
    </w:p>
    <w:p w14:paraId="4BEA2FF5" w14:textId="77777777" w:rsidR="00573394" w:rsidRDefault="00573394" w:rsidP="00573394">
      <w:r>
        <w:rPr>
          <w:rFonts w:hint="eastAsia"/>
        </w:rPr>
        <w:t>训练之前，还有一个准备工作要做。虽然我们已经知道了每个类的编号，但是不知道这些编号具体对应哪一类。所以，要建立类编号和类名之间的映射。映射关系在</w:t>
      </w:r>
      <w:r w:rsidRPr="0053006D">
        <w:t>cars_meta.mat</w:t>
      </w:r>
      <w:r>
        <w:rPr>
          <w:rFonts w:hint="eastAsia"/>
        </w:rPr>
        <w:t>中已经给出，现在只要将其解析出来即可。</w:t>
      </w:r>
    </w:p>
    <w:p w14:paraId="723EB214" w14:textId="77777777" w:rsidR="00573394" w:rsidRDefault="00573394" w:rsidP="00573394">
      <w:r>
        <w:t>meta_label_path = '../compcars/devkit/cars_meta.mat'</w:t>
      </w:r>
    </w:p>
    <w:p w14:paraId="6A428E91" w14:textId="77777777" w:rsidR="00573394" w:rsidRDefault="00573394" w:rsidP="00573394"/>
    <w:p w14:paraId="166440B2" w14:textId="77777777" w:rsidR="00573394" w:rsidRDefault="00573394" w:rsidP="00573394">
      <w:r>
        <w:t>train_meta = io.loadmat(meta_label_path)</w:t>
      </w:r>
    </w:p>
    <w:p w14:paraId="1F12B559" w14:textId="77777777" w:rsidR="00573394" w:rsidRDefault="00573394" w:rsidP="00573394">
      <w:r w:rsidRPr="0053006D">
        <w:t>class_dict=train_meta ['class_names'][0]</w:t>
      </w:r>
    </w:p>
    <w:p w14:paraId="2BC3D227" w14:textId="77777777" w:rsidR="00573394" w:rsidRDefault="00573394" w:rsidP="00573394">
      <w:r>
        <w:rPr>
          <w:rFonts w:hint="eastAsia"/>
        </w:rPr>
        <w:t>#</w:t>
      </w:r>
      <w:r>
        <w:rPr>
          <w:rFonts w:hint="eastAsia"/>
        </w:rPr>
        <w:t>将</w:t>
      </w:r>
      <w:r>
        <w:rPr>
          <w:rFonts w:hint="eastAsia"/>
        </w:rPr>
        <w:t>class</w:t>
      </w:r>
      <w:r>
        <w:t>_dict</w:t>
      </w:r>
      <w:r>
        <w:rPr>
          <w:rFonts w:hint="eastAsia"/>
        </w:rPr>
        <w:t>的内容复制，替换</w:t>
      </w:r>
      <w:r w:rsidRPr="0053006D">
        <w:t>voc_label.py</w:t>
      </w:r>
      <w:r>
        <w:rPr>
          <w:rFonts w:hint="eastAsia"/>
        </w:rPr>
        <w:t>中的</w:t>
      </w:r>
      <w:r>
        <w:rPr>
          <w:rFonts w:hint="eastAsia"/>
        </w:rPr>
        <w:t>classes</w:t>
      </w:r>
      <w:r>
        <w:rPr>
          <w:rFonts w:hint="eastAsia"/>
        </w:rPr>
        <w:t>。</w:t>
      </w:r>
    </w:p>
    <w:p w14:paraId="1261EC33" w14:textId="77777777" w:rsidR="00573394" w:rsidRDefault="00573394" w:rsidP="00573394"/>
    <w:p w14:paraId="51AF25AF" w14:textId="2AF8FBAC" w:rsidR="00573394" w:rsidRDefault="00573394" w:rsidP="00573394">
      <w:pPr>
        <w:pStyle w:val="4"/>
      </w:pPr>
      <w:r w:rsidRPr="006F3E63">
        <w:rPr>
          <w:rFonts w:hint="eastAsia"/>
        </w:rPr>
        <w:t>4.3.2.</w:t>
      </w:r>
      <w:r>
        <w:rPr>
          <w:rFonts w:hint="eastAsia"/>
        </w:rPr>
        <w:t>2</w:t>
      </w:r>
      <w:r>
        <w:t xml:space="preserve"> </w:t>
      </w:r>
      <w:r>
        <w:rPr>
          <w:rFonts w:hint="eastAsia"/>
        </w:rPr>
        <w:t>训练</w:t>
      </w:r>
    </w:p>
    <w:p w14:paraId="2CDBB387" w14:textId="3BA6489E" w:rsidR="00956067" w:rsidRDefault="00956067" w:rsidP="00956067">
      <w:r>
        <w:rPr>
          <w:rFonts w:hint="eastAsia"/>
        </w:rPr>
        <w:t>训练之前要做一些准备工作，这些工作在这里不予详细列出，有兴趣的请到附录三中进行查看。</w:t>
      </w:r>
    </w:p>
    <w:p w14:paraId="6C93C301" w14:textId="4A80C8DF" w:rsidR="00956067" w:rsidRDefault="00956067" w:rsidP="00956067">
      <w:r>
        <w:rPr>
          <w:rFonts w:hint="eastAsia"/>
        </w:rPr>
        <w:t>训练模块使用</w:t>
      </w:r>
      <w:r>
        <w:rPr>
          <w:rFonts w:hint="eastAsia"/>
        </w:rPr>
        <w:t>python</w:t>
      </w:r>
      <w:r>
        <w:rPr>
          <w:rFonts w:hint="eastAsia"/>
        </w:rPr>
        <w:t>调用</w:t>
      </w:r>
      <w:r>
        <w:rPr>
          <w:rFonts w:hint="eastAsia"/>
        </w:rPr>
        <w:t>Windows</w:t>
      </w:r>
      <w:r>
        <w:rPr>
          <w:rFonts w:hint="eastAsia"/>
        </w:rPr>
        <w:t>原生命令窗口，执行已经用</w:t>
      </w:r>
      <w:r>
        <w:rPr>
          <w:rFonts w:hint="eastAsia"/>
        </w:rPr>
        <w:t>VS</w:t>
      </w:r>
      <w:r>
        <w:rPr>
          <w:rFonts w:hint="eastAsia"/>
        </w:rPr>
        <w:t>生成的</w:t>
      </w:r>
      <w:r>
        <w:rPr>
          <w:rFonts w:hint="eastAsia"/>
        </w:rPr>
        <w:t>exe</w:t>
      </w:r>
      <w:r>
        <w:rPr>
          <w:rFonts w:hint="eastAsia"/>
        </w:rPr>
        <w:t>文件</w:t>
      </w:r>
    </w:p>
    <w:p w14:paraId="49A6FA43" w14:textId="78184576" w:rsidR="00956067" w:rsidRDefault="00956067" w:rsidP="00956067">
      <w:r>
        <w:rPr>
          <w:rFonts w:hint="eastAsia"/>
        </w:rPr>
        <w:lastRenderedPageBreak/>
        <w:t>具体代码如下：</w:t>
      </w:r>
    </w:p>
    <w:p w14:paraId="1C1DD2A6" w14:textId="77777777" w:rsidR="00956067" w:rsidRDefault="00956067" w:rsidP="00DD650E">
      <w:pPr>
        <w:ind w:left="420" w:firstLineChars="0" w:firstLine="0"/>
      </w:pPr>
      <w:r>
        <w:t>def start_training(path, classes, names, weights,data,cfg, train='data/train.txt', valid='data/valid.txt', backup='backup/', nocfg=False):</w:t>
      </w:r>
    </w:p>
    <w:p w14:paraId="3F26F3A9" w14:textId="77777777" w:rsidR="00956067" w:rsidRDefault="00956067" w:rsidP="00956067">
      <w:r>
        <w:t xml:space="preserve">    if nocfg:</w:t>
      </w:r>
    </w:p>
    <w:p w14:paraId="545E6D90" w14:textId="77777777" w:rsidR="00956067" w:rsidRDefault="00956067" w:rsidP="00956067">
      <w:r>
        <w:t xml:space="preserve">        create_datafile(path, classes, names, train, valid)</w:t>
      </w:r>
    </w:p>
    <w:p w14:paraId="459E1EFB" w14:textId="77777777" w:rsidR="00956067" w:rsidRDefault="00956067" w:rsidP="00956067">
      <w:r>
        <w:t xml:space="preserve">    </w:t>
      </w:r>
    </w:p>
    <w:p w14:paraId="10725470" w14:textId="77777777" w:rsidR="00956067" w:rsidRDefault="00956067" w:rsidP="00956067"/>
    <w:p w14:paraId="0D1DFC0C" w14:textId="77777777" w:rsidR="00956067" w:rsidRDefault="00956067" w:rsidP="00956067">
      <w:r>
        <w:t xml:space="preserve">    command = 'cd D:/Projects/YOLO-darknet/darknet-master/build/darknet/x64/ &amp;\</w:t>
      </w:r>
    </w:p>
    <w:p w14:paraId="525B040B" w14:textId="77777777" w:rsidR="00956067" w:rsidRDefault="00956067" w:rsidP="00956067">
      <w:r>
        <w:t xml:space="preserve">    darknet.exe detector train '+data+' '+cfg+' '+weights</w:t>
      </w:r>
    </w:p>
    <w:p w14:paraId="08B6EFDE" w14:textId="77777777" w:rsidR="00956067" w:rsidRDefault="00956067" w:rsidP="00956067">
      <w:r>
        <w:t>#     print(command)</w:t>
      </w:r>
    </w:p>
    <w:p w14:paraId="6D1CD144" w14:textId="77777777" w:rsidR="00956067" w:rsidRDefault="00956067" w:rsidP="00956067">
      <w:r>
        <w:t xml:space="preserve">    with os.popen(command, "r")as f:</w:t>
      </w:r>
    </w:p>
    <w:p w14:paraId="059511B2" w14:textId="77777777" w:rsidR="00956067" w:rsidRDefault="00956067" w:rsidP="00956067"/>
    <w:p w14:paraId="42D49409" w14:textId="77777777" w:rsidR="00956067" w:rsidRDefault="00956067" w:rsidP="00956067">
      <w:r>
        <w:t xml:space="preserve">        text = f.read()</w:t>
      </w:r>
    </w:p>
    <w:p w14:paraId="703FE3D9" w14:textId="77777777" w:rsidR="00956067" w:rsidRDefault="00956067" w:rsidP="00956067"/>
    <w:p w14:paraId="5E150014" w14:textId="77777777" w:rsidR="00956067" w:rsidRDefault="00956067" w:rsidP="00956067">
      <w:pPr>
        <w:rPr>
          <w:rFonts w:hint="eastAsia"/>
        </w:rPr>
      </w:pPr>
      <w:r>
        <w:rPr>
          <w:rFonts w:hint="eastAsia"/>
        </w:rPr>
        <w:t xml:space="preserve">        print(text)  # cmd</w:t>
      </w:r>
      <w:r>
        <w:rPr>
          <w:rFonts w:hint="eastAsia"/>
        </w:rPr>
        <w:t>输出结果</w:t>
      </w:r>
    </w:p>
    <w:p w14:paraId="562DAD30" w14:textId="60A76211" w:rsidR="00956067" w:rsidRDefault="00956067" w:rsidP="00956067">
      <w:r>
        <w:t xml:space="preserve">    return</w:t>
      </w:r>
      <w:r>
        <w:t xml:space="preserve"> </w:t>
      </w:r>
      <w:r>
        <w:rPr>
          <w:rFonts w:hint="eastAsia"/>
        </w:rPr>
        <w:t>text</w:t>
      </w:r>
    </w:p>
    <w:p w14:paraId="106A155F" w14:textId="50C2A644" w:rsidR="00DD650E" w:rsidRDefault="00DD650E" w:rsidP="00956067"/>
    <w:p w14:paraId="567166DA" w14:textId="1C530A19" w:rsidR="00DD650E" w:rsidRDefault="00DD650E" w:rsidP="00956067">
      <w:r>
        <w:rPr>
          <w:rFonts w:hint="eastAsia"/>
        </w:rPr>
        <w:t>经封装后，就可以在</w:t>
      </w:r>
      <w:r>
        <w:rPr>
          <w:rFonts w:hint="eastAsia"/>
        </w:rPr>
        <w:t>python</w:t>
      </w:r>
      <w:r>
        <w:rPr>
          <w:rFonts w:hint="eastAsia"/>
        </w:rPr>
        <w:t>环境训练了。也可以直接使用</w:t>
      </w:r>
      <w:r>
        <w:rPr>
          <w:rFonts w:hint="eastAsia"/>
        </w:rPr>
        <w:t>dos</w:t>
      </w:r>
      <w:r>
        <w:rPr>
          <w:rFonts w:hint="eastAsia"/>
        </w:rPr>
        <w:t>命令行执行命令进行训练，二者效果一致，只不过后者可以实时查看训练过程。</w:t>
      </w:r>
    </w:p>
    <w:p w14:paraId="5F62A54A" w14:textId="77777777" w:rsidR="00DD650E" w:rsidRDefault="00DD650E" w:rsidP="00956067">
      <w:pPr>
        <w:rPr>
          <w:rFonts w:hint="eastAsia"/>
        </w:rPr>
      </w:pPr>
    </w:p>
    <w:p w14:paraId="3A92EC80" w14:textId="77777777" w:rsidR="00DD650E" w:rsidRDefault="00DD650E" w:rsidP="00DD650E">
      <w:pPr>
        <w:rPr>
          <w:rFonts w:hint="eastAsia"/>
        </w:rPr>
      </w:pPr>
      <w:r>
        <w:rPr>
          <w:rFonts w:hint="eastAsia"/>
        </w:rPr>
        <w:t># nocfg=true</w:t>
      </w:r>
      <w:r>
        <w:rPr>
          <w:rFonts w:hint="eastAsia"/>
        </w:rPr>
        <w:t>的话，系统会生成</w:t>
      </w:r>
      <w:r>
        <w:rPr>
          <w:rFonts w:hint="eastAsia"/>
        </w:rPr>
        <w:t>data</w:t>
      </w:r>
      <w:r>
        <w:rPr>
          <w:rFonts w:hint="eastAsia"/>
        </w:rPr>
        <w:t>文件</w:t>
      </w:r>
    </w:p>
    <w:p w14:paraId="3187C95C" w14:textId="77777777" w:rsidR="00DD650E" w:rsidRDefault="00DD650E" w:rsidP="00DD650E">
      <w:pPr>
        <w:rPr>
          <w:rFonts w:hint="eastAsia"/>
        </w:rPr>
      </w:pPr>
      <w:r>
        <w:rPr>
          <w:rFonts w:hint="eastAsia"/>
        </w:rPr>
        <w:t xml:space="preserve"># </w:t>
      </w:r>
      <w:r>
        <w:rPr>
          <w:rFonts w:hint="eastAsia"/>
        </w:rPr>
        <w:t>如果</w:t>
      </w:r>
      <w:r>
        <w:rPr>
          <w:rFonts w:hint="eastAsia"/>
        </w:rPr>
        <w:t>data</w:t>
      </w:r>
      <w:r>
        <w:rPr>
          <w:rFonts w:hint="eastAsia"/>
        </w:rPr>
        <w:t>文件已存在，请设置</w:t>
      </w:r>
      <w:r>
        <w:rPr>
          <w:rFonts w:hint="eastAsia"/>
        </w:rPr>
        <w:t>nocfg=False</w:t>
      </w:r>
    </w:p>
    <w:p w14:paraId="4144A69D" w14:textId="77777777" w:rsidR="00DD650E" w:rsidRDefault="00DD650E" w:rsidP="00DD650E">
      <w:r>
        <w:t>weights = 'backup/yolov3-compcars_last.weights'</w:t>
      </w:r>
    </w:p>
    <w:p w14:paraId="01B8A6DC" w14:textId="77777777" w:rsidR="00DD650E" w:rsidRDefault="00DD650E" w:rsidP="00DD650E">
      <w:r>
        <w:t>data = 'data/compcars.data'</w:t>
      </w:r>
    </w:p>
    <w:p w14:paraId="23E606E3" w14:textId="77777777" w:rsidR="00DD650E" w:rsidRDefault="00DD650E" w:rsidP="00DD650E">
      <w:r>
        <w:t>cfg = 'yolov3-compcars.cfg'</w:t>
      </w:r>
    </w:p>
    <w:p w14:paraId="4AA2F873" w14:textId="77777777" w:rsidR="00DD650E" w:rsidRDefault="00DD650E" w:rsidP="00DD650E">
      <w:r>
        <w:t>start_training(path, classes, names, weights, data,</w:t>
      </w:r>
    </w:p>
    <w:p w14:paraId="42DA64FA" w14:textId="60AFA763" w:rsidR="00DD650E" w:rsidRDefault="00DD650E" w:rsidP="00DD650E">
      <w:r>
        <w:t xml:space="preserve">               cfg, train, valid, nocfg=False)</w:t>
      </w:r>
    </w:p>
    <w:p w14:paraId="4DB55FD3" w14:textId="666BEF35" w:rsidR="00DD650E" w:rsidRDefault="00DD650E" w:rsidP="00DD650E"/>
    <w:p w14:paraId="55C4B099" w14:textId="09755677" w:rsidR="00DD650E" w:rsidRPr="00956067" w:rsidRDefault="00DD650E" w:rsidP="00DD650E">
      <w:pPr>
        <w:rPr>
          <w:rFonts w:hint="eastAsia"/>
        </w:rPr>
      </w:pPr>
    </w:p>
    <w:p w14:paraId="54B89CDB" w14:textId="38B72BA3" w:rsidR="00573394" w:rsidRDefault="00573394" w:rsidP="00573394">
      <w:pPr>
        <w:pStyle w:val="4"/>
      </w:pPr>
      <w:r w:rsidRPr="006F3E63">
        <w:rPr>
          <w:rFonts w:hint="eastAsia"/>
        </w:rPr>
        <w:t>4.3.2.</w:t>
      </w:r>
      <w:r>
        <w:rPr>
          <w:rFonts w:hint="eastAsia"/>
        </w:rPr>
        <w:t>3</w:t>
      </w:r>
      <w:r>
        <w:t xml:space="preserve"> </w:t>
      </w:r>
      <w:r>
        <w:rPr>
          <w:rFonts w:hint="eastAsia"/>
        </w:rPr>
        <w:t>预测</w:t>
      </w:r>
    </w:p>
    <w:p w14:paraId="6611DBC9" w14:textId="204EA80A" w:rsidR="00DD650E" w:rsidRDefault="00DD650E" w:rsidP="00DD650E">
      <w:r>
        <w:rPr>
          <w:rFonts w:hint="eastAsia"/>
        </w:rPr>
        <w:t>和训练模块类似，本系统对预测模块同样进行了封装，代码如下：</w:t>
      </w:r>
    </w:p>
    <w:p w14:paraId="5F5B70D0" w14:textId="77777777" w:rsidR="00DD650E" w:rsidRDefault="00DD650E" w:rsidP="00DD650E">
      <w:r>
        <w:t>def predict(data, cfg, weights, filepath, mode='test'):</w:t>
      </w:r>
    </w:p>
    <w:p w14:paraId="5203BE64" w14:textId="77777777" w:rsidR="00DD650E" w:rsidRDefault="00DD650E" w:rsidP="00DD650E">
      <w:r>
        <w:t xml:space="preserve">    command = 'cd D:/Projects/YOLO-darknet/darknet-master/build/darknet/x64/ &amp;\</w:t>
      </w:r>
    </w:p>
    <w:p w14:paraId="74ABF291" w14:textId="77777777" w:rsidR="00DD650E" w:rsidRDefault="00DD650E" w:rsidP="00DD650E">
      <w:r>
        <w:t xml:space="preserve">    darknet.exe detector '+mode+' '+data+' '+cfg+' '+weights + ' '+filepath</w:t>
      </w:r>
    </w:p>
    <w:p w14:paraId="0385A8A1" w14:textId="77777777" w:rsidR="00DD650E" w:rsidRDefault="00DD650E" w:rsidP="00DD650E">
      <w:pPr>
        <w:rPr>
          <w:rFonts w:hint="eastAsia"/>
        </w:rPr>
      </w:pPr>
      <w:r>
        <w:rPr>
          <w:rFonts w:hint="eastAsia"/>
        </w:rPr>
        <w:lastRenderedPageBreak/>
        <w:t xml:space="preserve">    print('</w:t>
      </w:r>
      <w:r>
        <w:rPr>
          <w:rFonts w:hint="eastAsia"/>
        </w:rPr>
        <w:t>执行命令</w:t>
      </w:r>
      <w:r>
        <w:rPr>
          <w:rFonts w:hint="eastAsia"/>
        </w:rPr>
        <w:t>:\n', command)</w:t>
      </w:r>
    </w:p>
    <w:p w14:paraId="39A2D705" w14:textId="77777777" w:rsidR="00DD650E" w:rsidRDefault="00DD650E" w:rsidP="00DD650E">
      <w:r>
        <w:t xml:space="preserve">    with os.popen(command, "r")as f:</w:t>
      </w:r>
    </w:p>
    <w:p w14:paraId="371FACF0" w14:textId="77777777" w:rsidR="00DD650E" w:rsidRDefault="00DD650E" w:rsidP="00DD650E">
      <w:r>
        <w:t xml:space="preserve">        text = f.read()</w:t>
      </w:r>
    </w:p>
    <w:p w14:paraId="553A5006" w14:textId="77777777" w:rsidR="00DD650E" w:rsidRDefault="00DD650E" w:rsidP="00DD650E">
      <w:pPr>
        <w:rPr>
          <w:rFonts w:hint="eastAsia"/>
        </w:rPr>
      </w:pPr>
      <w:r>
        <w:rPr>
          <w:rFonts w:hint="eastAsia"/>
        </w:rPr>
        <w:t xml:space="preserve">        print(text)  # cmd</w:t>
      </w:r>
      <w:r>
        <w:rPr>
          <w:rFonts w:hint="eastAsia"/>
        </w:rPr>
        <w:t>输出结果</w:t>
      </w:r>
    </w:p>
    <w:p w14:paraId="04914AD9" w14:textId="06A2DCBF" w:rsidR="00DD650E" w:rsidRDefault="00DD650E" w:rsidP="00DD650E">
      <w:r>
        <w:t xml:space="preserve">    return text</w:t>
      </w:r>
    </w:p>
    <w:p w14:paraId="30FB4442" w14:textId="32766CA6" w:rsidR="00DD650E" w:rsidRDefault="00DD650E" w:rsidP="00DD650E"/>
    <w:p w14:paraId="0432D986" w14:textId="18464EDB" w:rsidR="00DD650E" w:rsidRDefault="00DD650E" w:rsidP="00DD650E">
      <w:r>
        <w:rPr>
          <w:rFonts w:hint="eastAsia"/>
        </w:rPr>
        <w:t>mode</w:t>
      </w:r>
      <w:r>
        <w:rPr>
          <w:rFonts w:hint="eastAsia"/>
        </w:rPr>
        <w:t>有两种状态，当它为</w:t>
      </w:r>
      <w:r>
        <w:rPr>
          <w:rFonts w:hint="eastAsia"/>
        </w:rPr>
        <w:t>test</w:t>
      </w:r>
      <w:r>
        <w:rPr>
          <w:rFonts w:hint="eastAsia"/>
        </w:rPr>
        <w:t>时，</w:t>
      </w:r>
      <w:r>
        <w:rPr>
          <w:rFonts w:hint="eastAsia"/>
        </w:rPr>
        <w:t>predict</w:t>
      </w:r>
      <w:r>
        <w:rPr>
          <w:rFonts w:hint="eastAsia"/>
        </w:rPr>
        <w:t>函数对图片进行预测。当</w:t>
      </w:r>
      <w:r>
        <w:rPr>
          <w:rFonts w:hint="eastAsia"/>
        </w:rPr>
        <w:t>mode</w:t>
      </w:r>
      <w:r>
        <w:rPr>
          <w:rFonts w:hint="eastAsia"/>
        </w:rPr>
        <w:t>为</w:t>
      </w:r>
      <w:r>
        <w:rPr>
          <w:rFonts w:hint="eastAsia"/>
        </w:rPr>
        <w:t>demo</w:t>
      </w:r>
      <w:r>
        <w:rPr>
          <w:rFonts w:hint="eastAsia"/>
        </w:rPr>
        <w:t>时，</w:t>
      </w:r>
      <w:r>
        <w:rPr>
          <w:rFonts w:hint="eastAsia"/>
        </w:rPr>
        <w:t>predict</w:t>
      </w:r>
      <w:r>
        <w:rPr>
          <w:rFonts w:hint="eastAsia"/>
        </w:rPr>
        <w:t>函数使用视频作为输入进行预测，当视频路径为空时，系统默认使用摄像头。具体实例如下：</w:t>
      </w:r>
    </w:p>
    <w:p w14:paraId="31662335" w14:textId="77777777" w:rsidR="00DD650E" w:rsidRDefault="00DD650E" w:rsidP="00DD650E">
      <w:r>
        <w:t>weights = 'backup/yolov3-compcars_last.weights'</w:t>
      </w:r>
    </w:p>
    <w:p w14:paraId="366168EB" w14:textId="77777777" w:rsidR="00DD650E" w:rsidRDefault="00DD650E" w:rsidP="00DD650E">
      <w:r>
        <w:t>data = 'data/compcars.data'</w:t>
      </w:r>
    </w:p>
    <w:p w14:paraId="5C4BF0C3" w14:textId="4F4334A9" w:rsidR="00DD650E" w:rsidRDefault="00DD650E" w:rsidP="00DD650E">
      <w:r>
        <w:t>cfg = 'yolov3-compcars.cfg'</w:t>
      </w:r>
    </w:p>
    <w:p w14:paraId="604808B1" w14:textId="6D50ADBE" w:rsidR="00DD650E" w:rsidRDefault="00DD650E" w:rsidP="00DD650E">
      <w:r w:rsidRPr="00DD650E">
        <w:t>mode='test'</w:t>
      </w:r>
      <w:r>
        <w:br/>
      </w:r>
      <w:r>
        <w:tab/>
      </w:r>
      <w:r w:rsidRPr="00DD650E">
        <w:t>img_path='D:/Projects/YOLO-darknet/darknet-master/build/darknet/x64/data/compcars/cars_test/00001.jpg'</w:t>
      </w:r>
    </w:p>
    <w:p w14:paraId="02DCECF0" w14:textId="77777777" w:rsidR="00DD650E" w:rsidRDefault="00DD650E" w:rsidP="00DD650E">
      <w:pPr>
        <w:rPr>
          <w:rFonts w:hint="eastAsia"/>
        </w:rPr>
      </w:pPr>
      <w:r>
        <w:rPr>
          <w:rFonts w:hint="eastAsia"/>
        </w:rPr>
        <w:t xml:space="preserve"># </w:t>
      </w:r>
      <w:r>
        <w:rPr>
          <w:rFonts w:hint="eastAsia"/>
        </w:rPr>
        <w:t>展示原图</w:t>
      </w:r>
    </w:p>
    <w:p w14:paraId="707A5FD8" w14:textId="77777777" w:rsidR="00DD650E" w:rsidRDefault="00DD650E" w:rsidP="00DD650E">
      <w:r>
        <w:t>from PIL import Image</w:t>
      </w:r>
    </w:p>
    <w:p w14:paraId="21BBC534" w14:textId="77777777" w:rsidR="00DD650E" w:rsidRDefault="00DD650E" w:rsidP="00DD650E">
      <w:r>
        <w:t>import os</w:t>
      </w:r>
    </w:p>
    <w:p w14:paraId="3B891D4E" w14:textId="77777777" w:rsidR="00DD650E" w:rsidRDefault="00DD650E" w:rsidP="00DD650E">
      <w:r>
        <w:t>img = Image.open(img_path)</w:t>
      </w:r>
    </w:p>
    <w:p w14:paraId="4B264EDB" w14:textId="0CB8D3A1" w:rsidR="00DD650E" w:rsidRDefault="00DD650E" w:rsidP="00DD650E">
      <w:r>
        <w:t>img</w:t>
      </w:r>
    </w:p>
    <w:p w14:paraId="2E8F7D89" w14:textId="77777777" w:rsidR="00DD650E" w:rsidRDefault="00DD650E" w:rsidP="00DD650E">
      <w:pPr>
        <w:rPr>
          <w:rFonts w:hint="eastAsia"/>
        </w:rPr>
      </w:pPr>
      <w:r>
        <w:rPr>
          <w:rFonts w:hint="eastAsia"/>
        </w:rPr>
        <w:t xml:space="preserve"># </w:t>
      </w:r>
      <w:r>
        <w:rPr>
          <w:rFonts w:hint="eastAsia"/>
        </w:rPr>
        <w:t>测试结果</w:t>
      </w:r>
    </w:p>
    <w:p w14:paraId="299B8528" w14:textId="5DADA7F0" w:rsidR="00DD650E" w:rsidRDefault="00DD650E" w:rsidP="00DD650E">
      <w:r>
        <w:t>text = predict(data, cfg, weights, img_path, mode='test')</w:t>
      </w:r>
    </w:p>
    <w:p w14:paraId="6A1077FA" w14:textId="14D7B134" w:rsidR="00DD650E" w:rsidRDefault="00DD650E" w:rsidP="00DD650E"/>
    <w:p w14:paraId="31B5C346" w14:textId="5EE813B0" w:rsidR="00DD650E" w:rsidRDefault="00DD650E" w:rsidP="00DD650E">
      <w:r w:rsidRPr="00DD650E">
        <w:t>mode='demo'</w:t>
      </w:r>
    </w:p>
    <w:p w14:paraId="4821DE1A" w14:textId="77777777" w:rsidR="00DD650E" w:rsidRDefault="00DD650E" w:rsidP="00DD650E">
      <w:r>
        <w:t>vidio_path = 'D:/Projects/YOLO-darknet/darknet-master/build/darknet/x64/data/test.mp4'</w:t>
      </w:r>
    </w:p>
    <w:p w14:paraId="08483443" w14:textId="565264E9" w:rsidR="00DD650E" w:rsidRPr="00DD650E" w:rsidRDefault="00DD650E" w:rsidP="00DD650E">
      <w:pPr>
        <w:rPr>
          <w:rFonts w:hint="eastAsia"/>
        </w:rPr>
      </w:pPr>
      <w:r>
        <w:t>text = predict(data, cfg, weights, vidio_path, mode='demo')</w:t>
      </w:r>
    </w:p>
    <w:p w14:paraId="76369598" w14:textId="77777777" w:rsidR="00573394" w:rsidRPr="00573394" w:rsidRDefault="00573394" w:rsidP="00573394">
      <w:pPr>
        <w:pStyle w:val="2"/>
        <w:spacing w:before="156" w:after="156"/>
        <w:ind w:left="105"/>
      </w:pPr>
      <w:bookmarkStart w:id="103" w:name="_Toc39414445"/>
      <w:bookmarkStart w:id="104" w:name="_Toc40809156"/>
      <w:r w:rsidRPr="00573394">
        <w:t>4.</w:t>
      </w:r>
      <w:r w:rsidRPr="00573394">
        <w:rPr>
          <w:rFonts w:hint="eastAsia"/>
        </w:rPr>
        <w:t xml:space="preserve">4 </w:t>
      </w:r>
      <w:r w:rsidRPr="00573394">
        <w:rPr>
          <w:rFonts w:hint="eastAsia"/>
        </w:rPr>
        <w:t>本章小结</w:t>
      </w:r>
      <w:bookmarkEnd w:id="103"/>
      <w:bookmarkEnd w:id="104"/>
    </w:p>
    <w:p w14:paraId="2715E3DA" w14:textId="77777777" w:rsidR="00573394" w:rsidRDefault="00573394" w:rsidP="00573394">
      <w:pPr>
        <w:pStyle w:val="afc"/>
        <w:rPr>
          <w:lang w:val="x-none"/>
        </w:rPr>
      </w:pPr>
      <w:r>
        <w:rPr>
          <w:rFonts w:hint="eastAsia"/>
          <w:lang w:val="x-none"/>
        </w:rPr>
        <w:t>本章先后介绍了</w:t>
      </w:r>
      <w:r>
        <w:rPr>
          <w:rFonts w:hint="eastAsia"/>
          <w:lang w:val="x-none"/>
        </w:rPr>
        <w:t>VDS</w:t>
      </w:r>
      <w:r>
        <w:rPr>
          <w:rFonts w:hint="eastAsia"/>
          <w:lang w:val="x-none"/>
        </w:rPr>
        <w:t>三个版本的设计思路与部分具体实现。</w:t>
      </w:r>
    </w:p>
    <w:p w14:paraId="0DD2F0F3" w14:textId="1353C5F3" w:rsidR="00573394" w:rsidRPr="00573394" w:rsidRDefault="00573394" w:rsidP="00573394">
      <w:pPr>
        <w:pStyle w:val="1"/>
      </w:pPr>
      <w:bookmarkStart w:id="105" w:name="_Toc40809157"/>
      <w:r w:rsidRPr="00573394">
        <w:rPr>
          <w:rFonts w:hint="eastAsia"/>
        </w:rPr>
        <w:lastRenderedPageBreak/>
        <w:t>第五章</w:t>
      </w:r>
      <w:r w:rsidRPr="00573394">
        <w:rPr>
          <w:rFonts w:hint="eastAsia"/>
        </w:rPr>
        <w:t xml:space="preserve"> </w:t>
      </w:r>
      <w:r w:rsidRPr="00573394">
        <w:rPr>
          <w:rFonts w:hint="eastAsia"/>
        </w:rPr>
        <w:t>车型识别系统的</w:t>
      </w:r>
      <w:r w:rsidR="005C0362">
        <w:rPr>
          <w:rFonts w:hint="eastAsia"/>
        </w:rPr>
        <w:t>验证</w:t>
      </w:r>
      <w:r w:rsidRPr="00573394">
        <w:rPr>
          <w:rFonts w:hint="eastAsia"/>
        </w:rPr>
        <w:t>测试</w:t>
      </w:r>
      <w:bookmarkEnd w:id="105"/>
    </w:p>
    <w:p w14:paraId="70724A14" w14:textId="77777777" w:rsidR="00573394" w:rsidRPr="00573394" w:rsidRDefault="00573394" w:rsidP="00573394">
      <w:pPr>
        <w:pStyle w:val="2"/>
        <w:spacing w:before="156" w:after="156"/>
        <w:ind w:left="105"/>
      </w:pPr>
      <w:bookmarkStart w:id="106" w:name="_Toc40809158"/>
      <w:r w:rsidRPr="00573394">
        <w:rPr>
          <w:rFonts w:hint="eastAsia"/>
        </w:rPr>
        <w:t>5</w:t>
      </w:r>
      <w:r w:rsidRPr="00573394">
        <w:t>.</w:t>
      </w:r>
      <w:r w:rsidRPr="00573394">
        <w:rPr>
          <w:rFonts w:hint="eastAsia"/>
        </w:rPr>
        <w:t>1 VDS1.0</w:t>
      </w:r>
      <w:bookmarkEnd w:id="106"/>
    </w:p>
    <w:p w14:paraId="6B90DD1F" w14:textId="77777777" w:rsidR="00573394" w:rsidRPr="00573394" w:rsidRDefault="00573394" w:rsidP="00573394">
      <w:pPr>
        <w:pStyle w:val="3"/>
        <w:spacing w:before="156" w:after="156"/>
        <w:ind w:left="210"/>
      </w:pPr>
      <w:bookmarkStart w:id="107" w:name="_Toc40809159"/>
      <w:r w:rsidRPr="00573394">
        <w:rPr>
          <w:rFonts w:hint="eastAsia"/>
        </w:rPr>
        <w:t>5.</w:t>
      </w:r>
      <w:r w:rsidRPr="00573394">
        <w:t>1</w:t>
      </w:r>
      <w:r w:rsidRPr="00573394">
        <w:rPr>
          <w:rFonts w:hint="eastAsia"/>
        </w:rPr>
        <w:t>.1</w:t>
      </w:r>
      <w:r w:rsidRPr="00573394">
        <w:rPr>
          <w:rFonts w:hint="eastAsia"/>
        </w:rPr>
        <w:t>功能点</w:t>
      </w:r>
      <w:r w:rsidRPr="00573394">
        <w:rPr>
          <w:rFonts w:hint="eastAsia"/>
        </w:rPr>
        <w:t>V</w:t>
      </w:r>
      <w:r w:rsidRPr="00573394">
        <w:t>D</w:t>
      </w:r>
      <w:r w:rsidRPr="00573394">
        <w:rPr>
          <w:rFonts w:hint="eastAsia"/>
        </w:rPr>
        <w:t>S-1</w:t>
      </w:r>
      <w:r w:rsidRPr="00573394">
        <w:t>.0-001</w:t>
      </w:r>
      <w:bookmarkEnd w:id="107"/>
    </w:p>
    <w:p w14:paraId="2F7FD1D8" w14:textId="77777777" w:rsidR="00573394" w:rsidRPr="00641008" w:rsidRDefault="00573394" w:rsidP="00573394">
      <w:pPr>
        <w:rPr>
          <w:rFonts w:ascii="等线" w:hAnsi="等线"/>
        </w:rPr>
      </w:pPr>
      <w:r>
        <w:rPr>
          <w:rFonts w:ascii="等线" w:hAnsi="等线" w:hint="eastAsia"/>
        </w:rPr>
        <w:t>功能描述：</w:t>
      </w:r>
      <w:r w:rsidRPr="00641008">
        <w:rPr>
          <w:rFonts w:ascii="等线" w:hAnsi="等线" w:hint="eastAsia"/>
        </w:rPr>
        <w:t>对图片进行大小、格式统一处理，，方便后续使用</w:t>
      </w:r>
    </w:p>
    <w:p w14:paraId="55A20E61" w14:textId="4A1CE3F6" w:rsidR="00573394" w:rsidRDefault="00573394" w:rsidP="00573394">
      <w:r>
        <w:rPr>
          <w:rFonts w:hint="eastAsia"/>
        </w:rPr>
        <w:t>测试用例：</w:t>
      </w:r>
      <w:r w:rsidR="000F0767">
        <w:rPr>
          <w:rFonts w:hint="eastAsia"/>
        </w:rPr>
        <w:t>输入</w:t>
      </w:r>
      <w:r w:rsidR="00D651F9">
        <w:rPr>
          <w:rFonts w:hint="eastAsia"/>
        </w:rPr>
        <w:t>分辨率为</w:t>
      </w:r>
      <w:r w:rsidR="00D651F9">
        <w:rPr>
          <w:rFonts w:hint="eastAsia"/>
        </w:rPr>
        <w:t>320*240*3</w:t>
      </w:r>
      <w:r w:rsidR="00D651F9">
        <w:rPr>
          <w:rFonts w:hint="eastAsia"/>
        </w:rPr>
        <w:t>的</w:t>
      </w:r>
      <w:r w:rsidR="000F0767">
        <w:rPr>
          <w:rFonts w:hint="eastAsia"/>
        </w:rPr>
        <w:t>图片</w:t>
      </w:r>
      <w:r w:rsidR="000F0767">
        <w:rPr>
          <w:rFonts w:hint="eastAsia"/>
        </w:rPr>
        <w:t>5-1</w:t>
      </w:r>
      <w:r w:rsidR="000F0767">
        <w:rPr>
          <w:rFonts w:hint="eastAsia"/>
        </w:rPr>
        <w:t>，预期结果：得到</w:t>
      </w:r>
      <w:r w:rsidR="000F0767">
        <w:rPr>
          <w:rFonts w:hint="eastAsia"/>
        </w:rPr>
        <w:t>60*80*3</w:t>
      </w:r>
      <w:r w:rsidR="000F0767">
        <w:rPr>
          <w:rFonts w:hint="eastAsia"/>
        </w:rPr>
        <w:t>的矩阵</w:t>
      </w:r>
    </w:p>
    <w:p w14:paraId="7BAE1BB6" w14:textId="5095286F" w:rsidR="00F3122A" w:rsidRDefault="00B7148F" w:rsidP="00573394">
      <w:r>
        <w:rPr>
          <w:rFonts w:hint="eastAsia"/>
        </w:rPr>
        <w:t>验证</w:t>
      </w:r>
      <w:r w:rsidR="00F3122A">
        <w:rPr>
          <w:rFonts w:hint="eastAsia"/>
        </w:rPr>
        <w:t>结果：见图</w:t>
      </w:r>
      <w:r w:rsidR="00F3122A">
        <w:rPr>
          <w:rFonts w:hint="eastAsia"/>
        </w:rPr>
        <w:t>5-2</w:t>
      </w:r>
      <w:r w:rsidR="00F3122A">
        <w:t xml:space="preserve"> </w:t>
      </w:r>
    </w:p>
    <w:p w14:paraId="75B8648F" w14:textId="41B284D8" w:rsidR="00F3122A" w:rsidRDefault="00F3122A" w:rsidP="00573394">
      <w:pPr>
        <w:rPr>
          <w:rFonts w:hint="eastAsia"/>
        </w:rPr>
      </w:pPr>
    </w:p>
    <w:p w14:paraId="13B6CF12" w14:textId="3B03592A" w:rsidR="000F0767" w:rsidRPr="00F3122A" w:rsidRDefault="00F3122A" w:rsidP="00F3122A">
      <w:pPr>
        <w:ind w:firstLine="422"/>
        <w:jc w:val="center"/>
        <w:rPr>
          <w:rFonts w:ascii="宋体" w:hAnsi="宋体" w:hint="eastAsia"/>
          <w:b/>
          <w:bCs/>
        </w:rPr>
      </w:pPr>
      <w:r>
        <w:rPr>
          <w:rFonts w:ascii="宋体" w:hAnsi="宋体" w:hint="eastAsia"/>
          <w:b/>
          <w:bCs/>
          <w:noProof/>
        </w:rPr>
        <w:drawing>
          <wp:inline distT="0" distB="0" distL="0" distR="0" wp14:anchorId="4CF37104" wp14:editId="2A027305">
            <wp:extent cx="3048000" cy="228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09F0058E" w14:textId="105987C3" w:rsidR="000F0767" w:rsidRPr="00F3122A" w:rsidRDefault="000F0767" w:rsidP="000F0767">
      <w:pPr>
        <w:ind w:firstLine="422"/>
        <w:jc w:val="center"/>
        <w:rPr>
          <w:rFonts w:ascii="宋体" w:hAnsi="宋体"/>
          <w:b/>
          <w:bCs/>
        </w:rPr>
      </w:pPr>
      <w:r w:rsidRPr="00F3122A">
        <w:rPr>
          <w:rFonts w:ascii="宋体" w:hAnsi="宋体" w:hint="eastAsia"/>
          <w:b/>
          <w:bCs/>
        </w:rPr>
        <w:t>图5-1</w:t>
      </w:r>
      <w:r w:rsidRPr="00F3122A">
        <w:rPr>
          <w:rFonts w:ascii="宋体" w:hAnsi="宋体"/>
          <w:b/>
          <w:bCs/>
        </w:rPr>
        <w:t xml:space="preserve"> </w:t>
      </w:r>
      <w:r w:rsidR="00F3122A" w:rsidRPr="00F3122A">
        <w:rPr>
          <w:rFonts w:ascii="宋体" w:hAnsi="宋体" w:hint="eastAsia"/>
          <w:b/>
          <w:bCs/>
        </w:rPr>
        <w:t>V</w:t>
      </w:r>
      <w:r w:rsidR="00F3122A" w:rsidRPr="00F3122A">
        <w:rPr>
          <w:rFonts w:ascii="宋体" w:hAnsi="宋体"/>
          <w:b/>
          <w:bCs/>
        </w:rPr>
        <w:t>D</w:t>
      </w:r>
      <w:r w:rsidR="00F3122A" w:rsidRPr="00F3122A">
        <w:rPr>
          <w:rFonts w:ascii="宋体" w:hAnsi="宋体" w:hint="eastAsia"/>
          <w:b/>
          <w:bCs/>
        </w:rPr>
        <w:t>S-1</w:t>
      </w:r>
      <w:r w:rsidR="00F3122A" w:rsidRPr="00F3122A">
        <w:rPr>
          <w:rFonts w:ascii="宋体" w:hAnsi="宋体"/>
          <w:b/>
          <w:bCs/>
        </w:rPr>
        <w:t>.0-001</w:t>
      </w:r>
      <w:r w:rsidRPr="00F3122A">
        <w:rPr>
          <w:rFonts w:ascii="宋体" w:hAnsi="宋体" w:hint="eastAsia"/>
          <w:b/>
          <w:bCs/>
        </w:rPr>
        <w:t>测试图片</w:t>
      </w:r>
    </w:p>
    <w:p w14:paraId="1F5AF602" w14:textId="5B96681D" w:rsidR="00F3122A" w:rsidRDefault="00F3122A" w:rsidP="000F0767">
      <w:pPr>
        <w:jc w:val="center"/>
        <w:rPr>
          <w:rFonts w:hint="eastAsia"/>
          <w:b/>
          <w:bCs/>
        </w:rPr>
      </w:pPr>
      <w:r>
        <w:rPr>
          <w:noProof/>
        </w:rPr>
        <w:drawing>
          <wp:inline distT="0" distB="0" distL="0" distR="0" wp14:anchorId="3424FA87" wp14:editId="259929F8">
            <wp:extent cx="5760085" cy="1906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1906270"/>
                    </a:xfrm>
                    <a:prstGeom prst="rect">
                      <a:avLst/>
                    </a:prstGeom>
                  </pic:spPr>
                </pic:pic>
              </a:graphicData>
            </a:graphic>
          </wp:inline>
        </w:drawing>
      </w:r>
    </w:p>
    <w:p w14:paraId="13633825" w14:textId="55BA095F" w:rsidR="00F3122A" w:rsidRPr="00F3122A" w:rsidRDefault="00F3122A" w:rsidP="000F0767">
      <w:pPr>
        <w:ind w:firstLine="422"/>
        <w:jc w:val="center"/>
        <w:rPr>
          <w:rFonts w:ascii="宋体" w:hAnsi="宋体" w:hint="eastAsia"/>
          <w:b/>
          <w:bCs/>
          <w:lang w:eastAsia="x-none"/>
        </w:rPr>
      </w:pPr>
      <w:r w:rsidRPr="00F3122A">
        <w:rPr>
          <w:rFonts w:ascii="宋体" w:hAnsi="宋体" w:hint="eastAsia"/>
          <w:b/>
          <w:bCs/>
        </w:rPr>
        <w:t>图5-2</w:t>
      </w:r>
      <w:r w:rsidRPr="00F3122A">
        <w:rPr>
          <w:rFonts w:ascii="宋体" w:hAnsi="宋体"/>
          <w:b/>
          <w:bCs/>
        </w:rPr>
        <w:t xml:space="preserve"> </w:t>
      </w:r>
      <w:r w:rsidRPr="00F3122A">
        <w:rPr>
          <w:rFonts w:ascii="宋体" w:hAnsi="宋体" w:hint="eastAsia"/>
          <w:b/>
          <w:bCs/>
        </w:rPr>
        <w:t>V</w:t>
      </w:r>
      <w:r w:rsidRPr="00F3122A">
        <w:rPr>
          <w:rFonts w:ascii="宋体" w:hAnsi="宋体"/>
          <w:b/>
          <w:bCs/>
        </w:rPr>
        <w:t>D</w:t>
      </w:r>
      <w:r w:rsidRPr="00F3122A">
        <w:rPr>
          <w:rFonts w:ascii="宋体" w:hAnsi="宋体" w:hint="eastAsia"/>
          <w:b/>
          <w:bCs/>
        </w:rPr>
        <w:t>S-1</w:t>
      </w:r>
      <w:r w:rsidRPr="00F3122A">
        <w:rPr>
          <w:rFonts w:ascii="宋体" w:hAnsi="宋体"/>
          <w:b/>
          <w:bCs/>
        </w:rPr>
        <w:t>.0-001</w:t>
      </w:r>
      <w:r w:rsidRPr="00F3122A">
        <w:rPr>
          <w:rFonts w:ascii="宋体" w:hAnsi="宋体" w:hint="eastAsia"/>
          <w:b/>
          <w:bCs/>
        </w:rPr>
        <w:t>测试结果</w:t>
      </w:r>
    </w:p>
    <w:p w14:paraId="450E80F2" w14:textId="070DA435" w:rsidR="00573394" w:rsidRDefault="00573394" w:rsidP="00F3122A">
      <w:pPr>
        <w:pStyle w:val="3"/>
        <w:spacing w:before="156" w:after="156"/>
        <w:ind w:left="210"/>
      </w:pPr>
      <w:bookmarkStart w:id="108" w:name="_Toc40809160"/>
      <w:r w:rsidRPr="00573394">
        <w:rPr>
          <w:rFonts w:hint="eastAsia"/>
        </w:rPr>
        <w:t>5.</w:t>
      </w:r>
      <w:r w:rsidRPr="00573394">
        <w:t>1</w:t>
      </w:r>
      <w:r w:rsidRPr="00573394">
        <w:rPr>
          <w:rFonts w:hint="eastAsia"/>
        </w:rPr>
        <w:t>.2</w:t>
      </w:r>
      <w:r w:rsidRPr="00573394">
        <w:rPr>
          <w:rFonts w:hint="eastAsia"/>
        </w:rPr>
        <w:t>功能点</w:t>
      </w:r>
      <w:r w:rsidRPr="00573394">
        <w:rPr>
          <w:rFonts w:hint="eastAsia"/>
        </w:rPr>
        <w:t>V</w:t>
      </w:r>
      <w:r w:rsidRPr="00573394">
        <w:t>D</w:t>
      </w:r>
      <w:r w:rsidRPr="00573394">
        <w:rPr>
          <w:rFonts w:hint="eastAsia"/>
        </w:rPr>
        <w:t>S-1</w:t>
      </w:r>
      <w:r w:rsidRPr="00573394">
        <w:t>.0-00</w:t>
      </w:r>
      <w:r w:rsidRPr="00573394">
        <w:rPr>
          <w:rFonts w:hint="eastAsia"/>
        </w:rPr>
        <w:t>2</w:t>
      </w:r>
      <w:bookmarkEnd w:id="108"/>
    </w:p>
    <w:p w14:paraId="6BA49E42" w14:textId="77777777" w:rsidR="007C611C" w:rsidRDefault="00F3122A" w:rsidP="003D6E64">
      <w:pPr>
        <w:pStyle w:val="afc"/>
        <w:ind w:firstLineChars="200" w:firstLine="420"/>
        <w:rPr>
          <w:rFonts w:ascii="等线" w:hAnsi="等线"/>
        </w:rPr>
      </w:pPr>
      <w:r>
        <w:rPr>
          <w:rFonts w:ascii="等线" w:hAnsi="等线" w:hint="eastAsia"/>
        </w:rPr>
        <w:t>功能描述：</w:t>
      </w:r>
      <w:r w:rsidR="007C611C" w:rsidRPr="00641008">
        <w:rPr>
          <w:rFonts w:ascii="等线" w:hAnsi="等线" w:hint="eastAsia"/>
        </w:rPr>
        <w:t>使用图片进行训练，得到精度达</w:t>
      </w:r>
      <w:r w:rsidR="007C611C">
        <w:rPr>
          <w:rFonts w:ascii="等线" w:hAnsi="等线" w:hint="eastAsia"/>
        </w:rPr>
        <w:t>0.8</w:t>
      </w:r>
      <w:r w:rsidR="007C611C" w:rsidRPr="00641008">
        <w:rPr>
          <w:rFonts w:ascii="等线" w:hAnsi="等线" w:hint="eastAsia"/>
        </w:rPr>
        <w:t>的</w:t>
      </w:r>
      <w:r w:rsidR="007C611C">
        <w:rPr>
          <w:rFonts w:ascii="等线" w:hAnsi="等线" w:hint="eastAsia"/>
        </w:rPr>
        <w:t>多分类模型</w:t>
      </w:r>
    </w:p>
    <w:p w14:paraId="6A42C739" w14:textId="510953BD" w:rsidR="0076533C" w:rsidRDefault="003D6E64" w:rsidP="00F3122A">
      <w:r>
        <w:rPr>
          <w:rFonts w:hint="eastAsia"/>
        </w:rPr>
        <w:t>验证结果：</w:t>
      </w:r>
      <w:r w:rsidR="0076533C">
        <w:rPr>
          <w:rFonts w:hint="eastAsia"/>
        </w:rPr>
        <w:t>四个不同的</w:t>
      </w:r>
      <w:r w:rsidR="0076533C">
        <w:rPr>
          <w:rFonts w:hint="eastAsia"/>
        </w:rPr>
        <w:t>bodyStyle</w:t>
      </w:r>
      <w:r w:rsidR="0076533C">
        <w:rPr>
          <w:rFonts w:hint="eastAsia"/>
        </w:rPr>
        <w:t>分类模型在测试集上的</w:t>
      </w:r>
      <w:r w:rsidR="0076533C">
        <w:rPr>
          <w:rFonts w:hint="eastAsia"/>
        </w:rPr>
        <w:t>loss</w:t>
      </w:r>
      <w:r w:rsidR="0076533C">
        <w:rPr>
          <w:rFonts w:hint="eastAsia"/>
        </w:rPr>
        <w:t>和</w:t>
      </w:r>
      <w:r w:rsidR="0076533C">
        <w:rPr>
          <w:rFonts w:hint="eastAsia"/>
        </w:rPr>
        <w:t>acc</w:t>
      </w:r>
      <w:r w:rsidR="0076533C">
        <w:rPr>
          <w:rFonts w:hint="eastAsia"/>
        </w:rPr>
        <w:t>如图</w:t>
      </w:r>
      <w:r w:rsidR="0076533C">
        <w:rPr>
          <w:rFonts w:hint="eastAsia"/>
        </w:rPr>
        <w:t>5-3</w:t>
      </w:r>
      <w:r w:rsidR="0076533C">
        <w:rPr>
          <w:rFonts w:hint="eastAsia"/>
        </w:rPr>
        <w:t>所示，在训练集上的</w:t>
      </w:r>
      <w:r w:rsidR="0076533C">
        <w:rPr>
          <w:rFonts w:hint="eastAsia"/>
        </w:rPr>
        <w:t>loss</w:t>
      </w:r>
      <w:r w:rsidR="0076533C">
        <w:rPr>
          <w:rFonts w:hint="eastAsia"/>
        </w:rPr>
        <w:t>和</w:t>
      </w:r>
      <w:r w:rsidR="0076533C">
        <w:rPr>
          <w:rFonts w:hint="eastAsia"/>
        </w:rPr>
        <w:t>acc</w:t>
      </w:r>
      <w:r w:rsidR="0076533C">
        <w:rPr>
          <w:rFonts w:hint="eastAsia"/>
        </w:rPr>
        <w:t>如图</w:t>
      </w:r>
      <w:r w:rsidR="0076533C">
        <w:rPr>
          <w:rFonts w:hint="eastAsia"/>
        </w:rPr>
        <w:t>5-4</w:t>
      </w:r>
      <w:r w:rsidR="0076533C">
        <w:rPr>
          <w:rFonts w:hint="eastAsia"/>
        </w:rPr>
        <w:t>所示。</w:t>
      </w:r>
    </w:p>
    <w:p w14:paraId="72DA65F4" w14:textId="4C3DC503" w:rsidR="003D6E64" w:rsidRDefault="003D6E64" w:rsidP="003D6E64">
      <w:pPr>
        <w:jc w:val="center"/>
      </w:pPr>
      <w:r>
        <w:rPr>
          <w:noProof/>
        </w:rPr>
        <w:drawing>
          <wp:inline distT="0" distB="0" distL="0" distR="0" wp14:anchorId="47B7B347" wp14:editId="2177CBED">
            <wp:extent cx="2880610" cy="17527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80610" cy="175275"/>
                    </a:xfrm>
                    <a:prstGeom prst="rect">
                      <a:avLst/>
                    </a:prstGeom>
                  </pic:spPr>
                </pic:pic>
              </a:graphicData>
            </a:graphic>
          </wp:inline>
        </w:drawing>
      </w:r>
    </w:p>
    <w:p w14:paraId="78BBE4D2" w14:textId="5675B165" w:rsidR="003D6E64" w:rsidRDefault="003D6E64" w:rsidP="003D6E64">
      <w:pPr>
        <w:jc w:val="center"/>
      </w:pPr>
      <w:r>
        <w:rPr>
          <w:noProof/>
        </w:rPr>
        <w:lastRenderedPageBreak/>
        <w:drawing>
          <wp:inline distT="0" distB="0" distL="0" distR="0" wp14:anchorId="77B05A41" wp14:editId="43836DF1">
            <wp:extent cx="2476715" cy="2133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76715" cy="213378"/>
                    </a:xfrm>
                    <a:prstGeom prst="rect">
                      <a:avLst/>
                    </a:prstGeom>
                  </pic:spPr>
                </pic:pic>
              </a:graphicData>
            </a:graphic>
          </wp:inline>
        </w:drawing>
      </w:r>
    </w:p>
    <w:p w14:paraId="7C234781" w14:textId="2AE54EE2" w:rsidR="003D6E64" w:rsidRDefault="003D6E64" w:rsidP="003D6E64">
      <w:pPr>
        <w:jc w:val="center"/>
      </w:pPr>
      <w:r>
        <w:rPr>
          <w:noProof/>
        </w:rPr>
        <w:drawing>
          <wp:inline distT="0" distB="0" distL="0" distR="0" wp14:anchorId="1204EB07" wp14:editId="61B9192C">
            <wp:extent cx="2438611" cy="1905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8611" cy="190517"/>
                    </a:xfrm>
                    <a:prstGeom prst="rect">
                      <a:avLst/>
                    </a:prstGeom>
                  </pic:spPr>
                </pic:pic>
              </a:graphicData>
            </a:graphic>
          </wp:inline>
        </w:drawing>
      </w:r>
    </w:p>
    <w:p w14:paraId="3A100600" w14:textId="343A4565" w:rsidR="003D6E64" w:rsidRDefault="003D6E64" w:rsidP="003D6E64">
      <w:pPr>
        <w:jc w:val="center"/>
      </w:pPr>
      <w:r>
        <w:rPr>
          <w:noProof/>
        </w:rPr>
        <w:drawing>
          <wp:inline distT="0" distB="0" distL="0" distR="0" wp14:anchorId="4E5766B0" wp14:editId="0A0B4A07">
            <wp:extent cx="2392887" cy="63251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92887" cy="632515"/>
                    </a:xfrm>
                    <a:prstGeom prst="rect">
                      <a:avLst/>
                    </a:prstGeom>
                  </pic:spPr>
                </pic:pic>
              </a:graphicData>
            </a:graphic>
          </wp:inline>
        </w:drawing>
      </w:r>
    </w:p>
    <w:p w14:paraId="3A85061D" w14:textId="6DDE4D5A" w:rsidR="0076533C" w:rsidRDefault="0076533C" w:rsidP="003D6E64">
      <w:pPr>
        <w:ind w:firstLine="422"/>
        <w:jc w:val="center"/>
        <w:rPr>
          <w:b/>
          <w:bCs/>
        </w:rPr>
      </w:pPr>
      <w:r w:rsidRPr="0076533C">
        <w:rPr>
          <w:rFonts w:hint="eastAsia"/>
          <w:b/>
          <w:bCs/>
        </w:rPr>
        <w:t>图</w:t>
      </w:r>
      <w:r w:rsidRPr="0076533C">
        <w:rPr>
          <w:rFonts w:hint="eastAsia"/>
          <w:b/>
          <w:bCs/>
        </w:rPr>
        <w:t>5-3</w:t>
      </w:r>
      <w:r w:rsidRPr="0076533C">
        <w:rPr>
          <w:b/>
          <w:bCs/>
        </w:rPr>
        <w:t xml:space="preserve"> </w:t>
      </w:r>
      <w:r w:rsidRPr="0076533C">
        <w:rPr>
          <w:rFonts w:hint="eastAsia"/>
          <w:b/>
          <w:bCs/>
        </w:rPr>
        <w:t>bodyStyle</w:t>
      </w:r>
      <w:r w:rsidRPr="0076533C">
        <w:rPr>
          <w:rFonts w:hint="eastAsia"/>
          <w:b/>
          <w:bCs/>
        </w:rPr>
        <w:t>分类器在测试集上的损失与精度</w:t>
      </w:r>
    </w:p>
    <w:p w14:paraId="044A71C8" w14:textId="15EF9661" w:rsidR="0076533C" w:rsidRDefault="0076533C" w:rsidP="003D6E64">
      <w:pPr>
        <w:jc w:val="center"/>
        <w:rPr>
          <w:noProof/>
        </w:rPr>
      </w:pPr>
      <w:r>
        <w:rPr>
          <w:noProof/>
        </w:rPr>
        <w:drawing>
          <wp:inline distT="0" distB="0" distL="0" distR="0" wp14:anchorId="325034A2" wp14:editId="4B479747">
            <wp:extent cx="2418890" cy="15113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32794" cy="1519987"/>
                    </a:xfrm>
                    <a:prstGeom prst="rect">
                      <a:avLst/>
                    </a:prstGeom>
                  </pic:spPr>
                </pic:pic>
              </a:graphicData>
            </a:graphic>
          </wp:inline>
        </w:drawing>
      </w:r>
      <w:r w:rsidRPr="0076533C">
        <w:rPr>
          <w:noProof/>
        </w:rPr>
        <w:t xml:space="preserve"> </w:t>
      </w:r>
      <w:r>
        <w:rPr>
          <w:noProof/>
        </w:rPr>
        <w:drawing>
          <wp:inline distT="0" distB="0" distL="0" distR="0" wp14:anchorId="47D624D9" wp14:editId="6BAE39E2">
            <wp:extent cx="2425594" cy="1511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13386" cy="1566000"/>
                    </a:xfrm>
                    <a:prstGeom prst="rect">
                      <a:avLst/>
                    </a:prstGeom>
                  </pic:spPr>
                </pic:pic>
              </a:graphicData>
            </a:graphic>
          </wp:inline>
        </w:drawing>
      </w:r>
    </w:p>
    <w:p w14:paraId="2368C3B5" w14:textId="76D35A20" w:rsidR="0076533C" w:rsidRDefault="0076533C" w:rsidP="003D6E64">
      <w:pPr>
        <w:jc w:val="center"/>
        <w:rPr>
          <w:noProof/>
        </w:rPr>
      </w:pPr>
      <w:r>
        <w:rPr>
          <w:noProof/>
        </w:rPr>
        <w:drawing>
          <wp:inline distT="0" distB="0" distL="0" distR="0" wp14:anchorId="117528F2" wp14:editId="16D14F13">
            <wp:extent cx="2273300" cy="1438847"/>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16066" cy="1465915"/>
                    </a:xfrm>
                    <a:prstGeom prst="rect">
                      <a:avLst/>
                    </a:prstGeom>
                  </pic:spPr>
                </pic:pic>
              </a:graphicData>
            </a:graphic>
          </wp:inline>
        </w:drawing>
      </w:r>
      <w:r w:rsidRPr="0076533C">
        <w:rPr>
          <w:noProof/>
        </w:rPr>
        <w:t xml:space="preserve"> </w:t>
      </w:r>
      <w:r>
        <w:rPr>
          <w:noProof/>
        </w:rPr>
        <w:drawing>
          <wp:inline distT="0" distB="0" distL="0" distR="0" wp14:anchorId="5618AA75" wp14:editId="6196C812">
            <wp:extent cx="2298700" cy="145287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33338" cy="1474769"/>
                    </a:xfrm>
                    <a:prstGeom prst="rect">
                      <a:avLst/>
                    </a:prstGeom>
                  </pic:spPr>
                </pic:pic>
              </a:graphicData>
            </a:graphic>
          </wp:inline>
        </w:drawing>
      </w:r>
    </w:p>
    <w:p w14:paraId="7895CED1" w14:textId="425CD77C" w:rsidR="0076533C" w:rsidRDefault="0076533C" w:rsidP="0076533C">
      <w:pPr>
        <w:ind w:firstLine="422"/>
        <w:jc w:val="center"/>
        <w:rPr>
          <w:b/>
          <w:bCs/>
        </w:rPr>
      </w:pPr>
      <w:r w:rsidRPr="0076533C">
        <w:rPr>
          <w:rFonts w:hint="eastAsia"/>
          <w:b/>
          <w:bCs/>
        </w:rPr>
        <w:t>图</w:t>
      </w:r>
      <w:r w:rsidRPr="0076533C">
        <w:rPr>
          <w:rFonts w:hint="eastAsia"/>
          <w:b/>
          <w:bCs/>
        </w:rPr>
        <w:t>5-</w:t>
      </w:r>
      <w:r w:rsidR="00F736B5">
        <w:rPr>
          <w:rFonts w:hint="eastAsia"/>
          <w:b/>
          <w:bCs/>
        </w:rPr>
        <w:t>4</w:t>
      </w:r>
      <w:r w:rsidRPr="0076533C">
        <w:rPr>
          <w:b/>
          <w:bCs/>
        </w:rPr>
        <w:t xml:space="preserve"> </w:t>
      </w:r>
      <w:r w:rsidRPr="0076533C">
        <w:rPr>
          <w:rFonts w:hint="eastAsia"/>
          <w:b/>
          <w:bCs/>
        </w:rPr>
        <w:t>bodyStyle</w:t>
      </w:r>
      <w:r w:rsidRPr="0076533C">
        <w:rPr>
          <w:rFonts w:hint="eastAsia"/>
          <w:b/>
          <w:bCs/>
        </w:rPr>
        <w:t>分类器在</w:t>
      </w:r>
      <w:r>
        <w:rPr>
          <w:rFonts w:hint="eastAsia"/>
          <w:b/>
          <w:bCs/>
        </w:rPr>
        <w:t>训练</w:t>
      </w:r>
      <w:r w:rsidRPr="0076533C">
        <w:rPr>
          <w:rFonts w:hint="eastAsia"/>
          <w:b/>
          <w:bCs/>
        </w:rPr>
        <w:t>集上的损失与精度</w:t>
      </w:r>
    </w:p>
    <w:p w14:paraId="25356FBE" w14:textId="77777777" w:rsidR="0076533C" w:rsidRPr="0076533C" w:rsidRDefault="0076533C" w:rsidP="003D6E64">
      <w:pPr>
        <w:ind w:firstLine="422"/>
        <w:jc w:val="center"/>
        <w:rPr>
          <w:rFonts w:hint="eastAsia"/>
          <w:b/>
          <w:bCs/>
        </w:rPr>
      </w:pPr>
    </w:p>
    <w:p w14:paraId="3262D019" w14:textId="6BB4CC55" w:rsidR="00573394" w:rsidRDefault="00573394" w:rsidP="007C611C">
      <w:pPr>
        <w:pStyle w:val="3"/>
        <w:spacing w:before="156" w:after="156"/>
        <w:ind w:left="210"/>
        <w:rPr>
          <w:rFonts w:ascii="等线" w:hAnsi="等线"/>
        </w:rPr>
      </w:pPr>
      <w:bookmarkStart w:id="109" w:name="_Toc40809161"/>
      <w:r w:rsidRPr="00573394">
        <w:rPr>
          <w:rFonts w:hint="eastAsia"/>
        </w:rPr>
        <w:t>5.</w:t>
      </w:r>
      <w:r w:rsidRPr="00573394">
        <w:t>1</w:t>
      </w:r>
      <w:r w:rsidRPr="00573394">
        <w:rPr>
          <w:rFonts w:hint="eastAsia"/>
        </w:rPr>
        <w:t>.3</w:t>
      </w:r>
      <w:r w:rsidRPr="00573394">
        <w:rPr>
          <w:rFonts w:hint="eastAsia"/>
        </w:rPr>
        <w:t>功能点</w:t>
      </w:r>
      <w:r w:rsidRPr="00573394">
        <w:rPr>
          <w:rFonts w:hint="eastAsia"/>
        </w:rPr>
        <w:t>V</w:t>
      </w:r>
      <w:r w:rsidRPr="00573394">
        <w:t>D</w:t>
      </w:r>
      <w:r w:rsidRPr="00573394">
        <w:rPr>
          <w:rFonts w:hint="eastAsia"/>
        </w:rPr>
        <w:t>S-1</w:t>
      </w:r>
      <w:r w:rsidRPr="00573394">
        <w:t>.0-00</w:t>
      </w:r>
      <w:r w:rsidRPr="00573394">
        <w:rPr>
          <w:rFonts w:hint="eastAsia"/>
        </w:rPr>
        <w:t>3</w:t>
      </w:r>
      <w:bookmarkEnd w:id="109"/>
      <w:r w:rsidR="00F3122A">
        <w:rPr>
          <w:lang w:val="x-none"/>
        </w:rPr>
        <w:tab/>
      </w:r>
    </w:p>
    <w:p w14:paraId="2B708448" w14:textId="51800529" w:rsidR="007C611C" w:rsidRDefault="007C611C" w:rsidP="007C611C">
      <w:pPr>
        <w:pStyle w:val="afc"/>
        <w:ind w:firstLine="210"/>
        <w:rPr>
          <w:rFonts w:ascii="等线" w:hAnsi="等线"/>
        </w:rPr>
      </w:pPr>
      <w:r>
        <w:rPr>
          <w:rFonts w:ascii="等线" w:hAnsi="等线" w:hint="eastAsia"/>
        </w:rPr>
        <w:t>功能描述：</w:t>
      </w:r>
      <w:r w:rsidRPr="00641008">
        <w:rPr>
          <w:rFonts w:ascii="等线" w:hAnsi="等线" w:hint="eastAsia"/>
        </w:rPr>
        <w:t>将处理好的图片传入该模块、得到汽车的车型信息</w:t>
      </w:r>
    </w:p>
    <w:p w14:paraId="3752E218" w14:textId="38367018" w:rsidR="00AE6F79" w:rsidRDefault="00AE6F79" w:rsidP="007C611C">
      <w:pPr>
        <w:pStyle w:val="afc"/>
        <w:ind w:firstLine="210"/>
        <w:rPr>
          <w:rFonts w:ascii="等线" w:hAnsi="等线" w:hint="eastAsia"/>
        </w:rPr>
      </w:pPr>
      <w:r>
        <w:rPr>
          <w:rFonts w:ascii="等线" w:hAnsi="等线" w:hint="eastAsia"/>
        </w:rPr>
        <w:t>使用图</w:t>
      </w:r>
      <w:r>
        <w:rPr>
          <w:rFonts w:ascii="等线" w:hAnsi="等线" w:hint="eastAsia"/>
        </w:rPr>
        <w:t>5-5</w:t>
      </w:r>
      <w:r w:rsidR="004C15F6">
        <w:rPr>
          <w:rFonts w:ascii="等线" w:hAnsi="等线" w:hint="eastAsia"/>
        </w:rPr>
        <w:t>（</w:t>
      </w:r>
      <w:r w:rsidR="004C15F6">
        <w:rPr>
          <w:rFonts w:ascii="等线" w:hAnsi="等线" w:hint="eastAsia"/>
        </w:rPr>
        <w:t>1</w:t>
      </w:r>
      <w:r w:rsidR="004C15F6">
        <w:rPr>
          <w:rFonts w:ascii="等线" w:hAnsi="等线" w:hint="eastAsia"/>
        </w:rPr>
        <w:t>）</w:t>
      </w:r>
      <w:r>
        <w:rPr>
          <w:rFonts w:ascii="等线" w:hAnsi="等线" w:hint="eastAsia"/>
        </w:rPr>
        <w:t>所示的验证图片</w:t>
      </w:r>
      <w:r w:rsidR="004C15F6">
        <w:rPr>
          <w:rFonts w:ascii="等线" w:hAnsi="等线" w:hint="eastAsia"/>
        </w:rPr>
        <w:t>作为分类器的输入得到图</w:t>
      </w:r>
      <w:r w:rsidR="004C15F6">
        <w:rPr>
          <w:rFonts w:ascii="等线" w:hAnsi="等线" w:hint="eastAsia"/>
        </w:rPr>
        <w:t>5-5</w:t>
      </w:r>
      <w:r w:rsidR="004C15F6">
        <w:rPr>
          <w:rFonts w:ascii="等线" w:hAnsi="等线" w:hint="eastAsia"/>
        </w:rPr>
        <w:t>（</w:t>
      </w:r>
      <w:r w:rsidR="004C15F6">
        <w:rPr>
          <w:rFonts w:ascii="等线" w:hAnsi="等线" w:hint="eastAsia"/>
        </w:rPr>
        <w:t>2</w:t>
      </w:r>
      <w:r w:rsidR="004C15F6">
        <w:rPr>
          <w:rFonts w:ascii="等线" w:hAnsi="等线" w:hint="eastAsia"/>
        </w:rPr>
        <w:t>）。</w:t>
      </w:r>
    </w:p>
    <w:p w14:paraId="229FCF6B" w14:textId="1B77215D" w:rsidR="00B7148F" w:rsidRDefault="004C15F6" w:rsidP="007C611C">
      <w:pPr>
        <w:pStyle w:val="afc"/>
        <w:ind w:firstLine="210"/>
        <w:rPr>
          <w:lang w:val="x-none"/>
        </w:rPr>
      </w:pPr>
      <w:r>
        <w:rPr>
          <w:noProof/>
        </w:rPr>
        <w:drawing>
          <wp:inline distT="0" distB="0" distL="0" distR="0" wp14:anchorId="19947DA8" wp14:editId="3BA580AE">
            <wp:extent cx="2667000" cy="1778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67000" cy="1778000"/>
                    </a:xfrm>
                    <a:prstGeom prst="rect">
                      <a:avLst/>
                    </a:prstGeom>
                    <a:noFill/>
                    <a:ln>
                      <a:noFill/>
                    </a:ln>
                  </pic:spPr>
                </pic:pic>
              </a:graphicData>
            </a:graphic>
          </wp:inline>
        </w:drawing>
      </w:r>
      <w:r w:rsidR="00AE6F79" w:rsidRPr="00717F89">
        <w:rPr>
          <w:noProof/>
        </w:rPr>
        <w:drawing>
          <wp:inline distT="0" distB="0" distL="0" distR="0" wp14:anchorId="4E02EF83" wp14:editId="7C8B98E7">
            <wp:extent cx="2413000" cy="1784158"/>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2921" cy="1872827"/>
                    </a:xfrm>
                    <a:prstGeom prst="rect">
                      <a:avLst/>
                    </a:prstGeom>
                    <a:noFill/>
                    <a:ln>
                      <a:noFill/>
                    </a:ln>
                  </pic:spPr>
                </pic:pic>
              </a:graphicData>
            </a:graphic>
          </wp:inline>
        </w:drawing>
      </w:r>
    </w:p>
    <w:p w14:paraId="54CE8BB1" w14:textId="77777777" w:rsidR="004C15F6" w:rsidRDefault="004C15F6" w:rsidP="004C15F6">
      <w:pPr>
        <w:pStyle w:val="afc"/>
        <w:numPr>
          <w:ilvl w:val="0"/>
          <w:numId w:val="36"/>
        </w:numPr>
        <w:rPr>
          <w:lang w:val="x-none"/>
        </w:rPr>
      </w:pPr>
      <w:r w:rsidRPr="004C15F6">
        <w:rPr>
          <w:rFonts w:hint="eastAsia"/>
          <w:lang w:val="x-none"/>
        </w:rPr>
        <w:t>（</w:t>
      </w:r>
      <w:r w:rsidRPr="004C15F6">
        <w:rPr>
          <w:rFonts w:hint="eastAsia"/>
          <w:lang w:val="x-none"/>
        </w:rPr>
        <w:t>2</w:t>
      </w:r>
      <w:r w:rsidRPr="004C15F6">
        <w:rPr>
          <w:rFonts w:hint="eastAsia"/>
          <w:lang w:val="x-none"/>
        </w:rPr>
        <w:t>）</w:t>
      </w:r>
    </w:p>
    <w:p w14:paraId="6D94A67B" w14:textId="463C8C1B" w:rsidR="004C15F6" w:rsidRPr="004C15F6" w:rsidRDefault="004C15F6" w:rsidP="004C15F6">
      <w:pPr>
        <w:pStyle w:val="afc"/>
        <w:ind w:left="2094"/>
        <w:jc w:val="left"/>
        <w:rPr>
          <w:rFonts w:hint="eastAsia"/>
          <w:b/>
          <w:bCs/>
          <w:lang w:val="x-none"/>
        </w:rPr>
      </w:pPr>
      <w:r w:rsidRPr="004C15F6">
        <w:rPr>
          <w:rFonts w:hint="eastAsia"/>
          <w:b/>
          <w:bCs/>
          <w:lang w:val="x-none"/>
        </w:rPr>
        <w:t>图</w:t>
      </w:r>
      <w:r w:rsidRPr="004C15F6">
        <w:rPr>
          <w:rFonts w:hint="eastAsia"/>
          <w:b/>
          <w:bCs/>
          <w:lang w:val="x-none"/>
        </w:rPr>
        <w:t>5-5</w:t>
      </w:r>
      <w:r w:rsidRPr="004C15F6">
        <w:rPr>
          <w:rFonts w:hint="eastAsia"/>
          <w:b/>
          <w:bCs/>
          <w:lang w:val="x-none"/>
        </w:rPr>
        <w:t>分类器的输入（</w:t>
      </w:r>
      <w:r w:rsidRPr="004C15F6">
        <w:rPr>
          <w:rFonts w:hint="eastAsia"/>
          <w:b/>
          <w:bCs/>
          <w:lang w:val="x-none"/>
        </w:rPr>
        <w:t>1</w:t>
      </w:r>
      <w:r w:rsidRPr="004C15F6">
        <w:rPr>
          <w:rFonts w:hint="eastAsia"/>
          <w:b/>
          <w:bCs/>
          <w:lang w:val="x-none"/>
        </w:rPr>
        <w:t>）和输出（</w:t>
      </w:r>
      <w:r w:rsidRPr="004C15F6">
        <w:rPr>
          <w:rFonts w:hint="eastAsia"/>
          <w:b/>
          <w:bCs/>
          <w:lang w:val="x-none"/>
        </w:rPr>
        <w:t>2</w:t>
      </w:r>
      <w:r w:rsidRPr="004C15F6">
        <w:rPr>
          <w:rFonts w:hint="eastAsia"/>
          <w:b/>
          <w:bCs/>
          <w:lang w:val="x-none"/>
        </w:rPr>
        <w:t>）</w:t>
      </w:r>
    </w:p>
    <w:p w14:paraId="13D61E49" w14:textId="77777777" w:rsidR="00573394" w:rsidRPr="00573394" w:rsidRDefault="00573394" w:rsidP="00573394">
      <w:pPr>
        <w:pStyle w:val="2"/>
        <w:spacing w:before="156" w:after="156"/>
        <w:ind w:left="105"/>
      </w:pPr>
      <w:bookmarkStart w:id="110" w:name="_Toc40809162"/>
      <w:r w:rsidRPr="00573394">
        <w:rPr>
          <w:rFonts w:hint="eastAsia"/>
        </w:rPr>
        <w:lastRenderedPageBreak/>
        <w:t>5</w:t>
      </w:r>
      <w:r w:rsidRPr="00573394">
        <w:t>.</w:t>
      </w:r>
      <w:r w:rsidRPr="00573394">
        <w:rPr>
          <w:rFonts w:hint="eastAsia"/>
        </w:rPr>
        <w:t>2 VDS2.0</w:t>
      </w:r>
      <w:bookmarkEnd w:id="110"/>
    </w:p>
    <w:p w14:paraId="185489C6" w14:textId="1AF460B4" w:rsidR="00573394" w:rsidRDefault="00573394" w:rsidP="00573394">
      <w:pPr>
        <w:pStyle w:val="3"/>
        <w:spacing w:before="156" w:after="156"/>
        <w:ind w:left="210"/>
      </w:pPr>
      <w:bookmarkStart w:id="111" w:name="_Toc40809163"/>
      <w:r w:rsidRPr="00573394">
        <w:rPr>
          <w:rFonts w:hint="eastAsia"/>
        </w:rPr>
        <w:t>5.2.1</w:t>
      </w:r>
      <w:r w:rsidRPr="00573394">
        <w:rPr>
          <w:rFonts w:hint="eastAsia"/>
        </w:rPr>
        <w:t>功能点</w:t>
      </w:r>
      <w:r w:rsidRPr="00573394">
        <w:rPr>
          <w:rFonts w:hint="eastAsia"/>
        </w:rPr>
        <w:t>V</w:t>
      </w:r>
      <w:r w:rsidRPr="00573394">
        <w:t>D</w:t>
      </w:r>
      <w:r w:rsidRPr="00573394">
        <w:rPr>
          <w:rFonts w:hint="eastAsia"/>
        </w:rPr>
        <w:t>S-1</w:t>
      </w:r>
      <w:r w:rsidRPr="00573394">
        <w:t>.0-001</w:t>
      </w:r>
      <w:bookmarkEnd w:id="111"/>
    </w:p>
    <w:p w14:paraId="59E32D72" w14:textId="7AE6FBD1" w:rsidR="00050003" w:rsidRPr="00641008" w:rsidRDefault="00050003" w:rsidP="00050003">
      <w:pPr>
        <w:rPr>
          <w:rFonts w:ascii="等线" w:hAnsi="等线"/>
        </w:rPr>
      </w:pPr>
      <w:r>
        <w:rPr>
          <w:rFonts w:ascii="等线" w:hAnsi="等线" w:hint="eastAsia"/>
        </w:rPr>
        <w:t>功能描述：</w:t>
      </w:r>
      <w:r w:rsidRPr="00641008">
        <w:rPr>
          <w:rFonts w:ascii="等线" w:hAnsi="等线" w:hint="eastAsia"/>
        </w:rPr>
        <w:t>对图片进行大小、格式统一处理，方便后续使用</w:t>
      </w:r>
    </w:p>
    <w:p w14:paraId="2C2E9244" w14:textId="0A57694E" w:rsidR="00050003" w:rsidRDefault="00050003" w:rsidP="00050003">
      <w:r>
        <w:rPr>
          <w:rFonts w:hint="eastAsia"/>
        </w:rPr>
        <w:t>验证：</w:t>
      </w:r>
      <w:r>
        <w:rPr>
          <w:rFonts w:hint="eastAsia"/>
        </w:rPr>
        <w:t>2.0</w:t>
      </w:r>
      <w:r>
        <w:rPr>
          <w:rFonts w:hint="eastAsia"/>
        </w:rPr>
        <w:t>版本增加了适配不同图片分辨率的功能，所以取消了统一格式的预处理模块。</w:t>
      </w:r>
    </w:p>
    <w:p w14:paraId="566F89DC" w14:textId="0D6B8F35" w:rsidR="00050003" w:rsidRDefault="00050003" w:rsidP="00050003">
      <w:r>
        <w:rPr>
          <w:rFonts w:hint="eastAsia"/>
        </w:rPr>
        <w:t>使用不同分辨率的图片作为输入，如果系统能够识别，则该功能点通过验证。</w:t>
      </w:r>
    </w:p>
    <w:p w14:paraId="72618D50" w14:textId="2DD7540A" w:rsidR="00065FBC" w:rsidRDefault="00065FBC" w:rsidP="00050003">
      <w:pPr>
        <w:rPr>
          <w:rFonts w:hint="eastAsia"/>
        </w:rPr>
      </w:pPr>
      <w:r>
        <w:rPr>
          <w:rFonts w:hint="eastAsia"/>
        </w:rPr>
        <w:t>使用图</w:t>
      </w:r>
      <w:r>
        <w:rPr>
          <w:rFonts w:hint="eastAsia"/>
        </w:rPr>
        <w:t>5-6</w:t>
      </w:r>
      <w:r>
        <w:rPr>
          <w:rFonts w:hint="eastAsia"/>
        </w:rPr>
        <w:t>中四张不同分辨率的图片作为系统的输入</w:t>
      </w:r>
      <w:r w:rsidR="00096DAB">
        <w:rPr>
          <w:rFonts w:hint="eastAsia"/>
        </w:rPr>
        <w:t>，其对应的输出见图</w:t>
      </w:r>
      <w:r w:rsidR="00096DAB">
        <w:rPr>
          <w:rFonts w:hint="eastAsia"/>
        </w:rPr>
        <w:t>5-7</w:t>
      </w:r>
    </w:p>
    <w:p w14:paraId="4C164E3A" w14:textId="3FD2125B" w:rsidR="00050003" w:rsidRDefault="00065FBC" w:rsidP="00050003">
      <w:r>
        <w:rPr>
          <w:rFonts w:hint="eastAsia"/>
          <w:noProof/>
        </w:rPr>
        <w:drawing>
          <wp:inline distT="0" distB="0" distL="0" distR="0" wp14:anchorId="20953982" wp14:editId="610EE2FA">
            <wp:extent cx="2584450" cy="1936911"/>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36391" cy="1975838"/>
                    </a:xfrm>
                    <a:prstGeom prst="rect">
                      <a:avLst/>
                    </a:prstGeom>
                    <a:noFill/>
                    <a:ln>
                      <a:noFill/>
                    </a:ln>
                  </pic:spPr>
                </pic:pic>
              </a:graphicData>
            </a:graphic>
          </wp:inline>
        </w:drawing>
      </w:r>
      <w:r>
        <w:rPr>
          <w:rFonts w:hint="eastAsia"/>
          <w:noProof/>
        </w:rPr>
        <w:drawing>
          <wp:inline distT="0" distB="0" distL="0" distR="0" wp14:anchorId="6A443E9F" wp14:editId="208C59B6">
            <wp:extent cx="2825750" cy="1880408"/>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65528" cy="1906878"/>
                    </a:xfrm>
                    <a:prstGeom prst="rect">
                      <a:avLst/>
                    </a:prstGeom>
                    <a:noFill/>
                    <a:ln>
                      <a:noFill/>
                    </a:ln>
                  </pic:spPr>
                </pic:pic>
              </a:graphicData>
            </a:graphic>
          </wp:inline>
        </w:drawing>
      </w:r>
      <w:r>
        <w:rPr>
          <w:rFonts w:hint="eastAsia"/>
          <w:noProof/>
        </w:rPr>
        <w:drawing>
          <wp:inline distT="0" distB="0" distL="0" distR="0" wp14:anchorId="7E3C4ACD" wp14:editId="67106273">
            <wp:extent cx="2237390" cy="1663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28159" cy="1731195"/>
                    </a:xfrm>
                    <a:prstGeom prst="rect">
                      <a:avLst/>
                    </a:prstGeom>
                    <a:noFill/>
                    <a:ln>
                      <a:noFill/>
                    </a:ln>
                  </pic:spPr>
                </pic:pic>
              </a:graphicData>
            </a:graphic>
          </wp:inline>
        </w:drawing>
      </w:r>
      <w:r w:rsidR="00050003">
        <w:rPr>
          <w:noProof/>
        </w:rPr>
        <w:drawing>
          <wp:inline distT="0" distB="0" distL="0" distR="0" wp14:anchorId="2AB6ECB8" wp14:editId="67D70B1C">
            <wp:extent cx="3251200" cy="2439299"/>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341964" cy="2507397"/>
                    </a:xfrm>
                    <a:prstGeom prst="rect">
                      <a:avLst/>
                    </a:prstGeom>
                    <a:noFill/>
                    <a:ln>
                      <a:noFill/>
                    </a:ln>
                  </pic:spPr>
                </pic:pic>
              </a:graphicData>
            </a:graphic>
          </wp:inline>
        </w:drawing>
      </w:r>
    </w:p>
    <w:p w14:paraId="7916F716" w14:textId="2542C5E1" w:rsidR="00065FBC" w:rsidRDefault="00065FBC" w:rsidP="00065FBC">
      <w:pPr>
        <w:ind w:firstLine="422"/>
        <w:jc w:val="center"/>
        <w:rPr>
          <w:rFonts w:ascii="宋体" w:hAnsi="宋体"/>
          <w:b/>
          <w:bCs/>
        </w:rPr>
      </w:pPr>
      <w:r w:rsidRPr="00065FBC">
        <w:rPr>
          <w:rFonts w:ascii="宋体" w:hAnsi="宋体" w:hint="eastAsia"/>
          <w:b/>
          <w:bCs/>
        </w:rPr>
        <w:t>图5-6</w:t>
      </w:r>
      <w:r w:rsidRPr="00065FBC">
        <w:rPr>
          <w:rFonts w:ascii="宋体" w:hAnsi="宋体"/>
          <w:b/>
          <w:bCs/>
        </w:rPr>
        <w:t xml:space="preserve"> </w:t>
      </w:r>
      <w:r w:rsidRPr="00065FBC">
        <w:rPr>
          <w:rFonts w:ascii="宋体" w:hAnsi="宋体" w:hint="eastAsia"/>
          <w:b/>
          <w:bCs/>
        </w:rPr>
        <w:t>V</w:t>
      </w:r>
      <w:r w:rsidRPr="00065FBC">
        <w:rPr>
          <w:rFonts w:ascii="宋体" w:hAnsi="宋体"/>
          <w:b/>
          <w:bCs/>
        </w:rPr>
        <w:t>D</w:t>
      </w:r>
      <w:r w:rsidRPr="00065FBC">
        <w:rPr>
          <w:rFonts w:ascii="宋体" w:hAnsi="宋体" w:hint="eastAsia"/>
          <w:b/>
          <w:bCs/>
        </w:rPr>
        <w:t>S-1</w:t>
      </w:r>
      <w:r w:rsidRPr="00065FBC">
        <w:rPr>
          <w:rFonts w:ascii="宋体" w:hAnsi="宋体"/>
          <w:b/>
          <w:bCs/>
        </w:rPr>
        <w:t>.0-001</w:t>
      </w:r>
      <w:r w:rsidRPr="00065FBC">
        <w:rPr>
          <w:rFonts w:ascii="宋体" w:hAnsi="宋体" w:hint="eastAsia"/>
          <w:b/>
          <w:bCs/>
        </w:rPr>
        <w:t>测试图片</w:t>
      </w:r>
    </w:p>
    <w:p w14:paraId="165EF911" w14:textId="2C9696F6" w:rsidR="00096DAB" w:rsidRPr="00065FBC" w:rsidRDefault="00096DAB" w:rsidP="00096DAB">
      <w:pPr>
        <w:ind w:firstLine="422"/>
        <w:jc w:val="center"/>
        <w:rPr>
          <w:rFonts w:ascii="宋体" w:hAnsi="宋体" w:hint="eastAsia"/>
          <w:b/>
          <w:bCs/>
        </w:rPr>
      </w:pPr>
      <w:r w:rsidRPr="00065FBC">
        <w:rPr>
          <w:rFonts w:ascii="宋体" w:hAnsi="宋体" w:hint="eastAsia"/>
          <w:b/>
          <w:bCs/>
        </w:rPr>
        <w:t>图5-</w:t>
      </w:r>
      <w:r>
        <w:rPr>
          <w:rFonts w:ascii="宋体" w:hAnsi="宋体" w:hint="eastAsia"/>
          <w:b/>
          <w:bCs/>
        </w:rPr>
        <w:t>7</w:t>
      </w:r>
      <w:r w:rsidRPr="00065FBC">
        <w:rPr>
          <w:rFonts w:ascii="宋体" w:hAnsi="宋体"/>
          <w:b/>
          <w:bCs/>
        </w:rPr>
        <w:t xml:space="preserve"> </w:t>
      </w:r>
      <w:r w:rsidRPr="00065FBC">
        <w:rPr>
          <w:rFonts w:ascii="宋体" w:hAnsi="宋体" w:hint="eastAsia"/>
          <w:b/>
          <w:bCs/>
        </w:rPr>
        <w:t>V</w:t>
      </w:r>
      <w:r w:rsidRPr="00065FBC">
        <w:rPr>
          <w:rFonts w:ascii="宋体" w:hAnsi="宋体"/>
          <w:b/>
          <w:bCs/>
        </w:rPr>
        <w:t>D</w:t>
      </w:r>
      <w:r w:rsidRPr="00065FBC">
        <w:rPr>
          <w:rFonts w:ascii="宋体" w:hAnsi="宋体" w:hint="eastAsia"/>
          <w:b/>
          <w:bCs/>
        </w:rPr>
        <w:t>S-1</w:t>
      </w:r>
      <w:r w:rsidRPr="00065FBC">
        <w:rPr>
          <w:rFonts w:ascii="宋体" w:hAnsi="宋体"/>
          <w:b/>
          <w:bCs/>
        </w:rPr>
        <w:t>.0-001</w:t>
      </w:r>
      <w:r w:rsidRPr="00065FBC">
        <w:rPr>
          <w:rFonts w:ascii="宋体" w:hAnsi="宋体" w:hint="eastAsia"/>
          <w:b/>
          <w:bCs/>
        </w:rPr>
        <w:t>测试</w:t>
      </w:r>
      <w:r>
        <w:rPr>
          <w:rFonts w:ascii="宋体" w:hAnsi="宋体" w:hint="eastAsia"/>
          <w:b/>
          <w:bCs/>
        </w:rPr>
        <w:t>结果</w:t>
      </w:r>
    </w:p>
    <w:p w14:paraId="0DAE16F8" w14:textId="77777777" w:rsidR="00096DAB" w:rsidRPr="00065FBC" w:rsidRDefault="00096DAB" w:rsidP="00065FBC">
      <w:pPr>
        <w:ind w:firstLine="422"/>
        <w:jc w:val="center"/>
        <w:rPr>
          <w:rFonts w:ascii="宋体" w:hAnsi="宋体" w:hint="eastAsia"/>
          <w:b/>
          <w:bCs/>
        </w:rPr>
      </w:pPr>
    </w:p>
    <w:p w14:paraId="7E362DB1" w14:textId="77777777" w:rsidR="00573394" w:rsidRPr="00573394" w:rsidRDefault="00573394" w:rsidP="00573394">
      <w:pPr>
        <w:pStyle w:val="3"/>
        <w:spacing w:before="156" w:after="156"/>
        <w:ind w:left="210"/>
      </w:pPr>
      <w:bookmarkStart w:id="112" w:name="_Toc40809164"/>
      <w:r w:rsidRPr="00573394">
        <w:rPr>
          <w:rFonts w:hint="eastAsia"/>
        </w:rPr>
        <w:t>5.2.2</w:t>
      </w:r>
      <w:r w:rsidRPr="00573394">
        <w:rPr>
          <w:rFonts w:hint="eastAsia"/>
        </w:rPr>
        <w:t>功能点</w:t>
      </w:r>
      <w:r w:rsidRPr="00573394">
        <w:rPr>
          <w:rFonts w:hint="eastAsia"/>
        </w:rPr>
        <w:t>V</w:t>
      </w:r>
      <w:r w:rsidRPr="00573394">
        <w:t>D</w:t>
      </w:r>
      <w:r w:rsidRPr="00573394">
        <w:rPr>
          <w:rFonts w:hint="eastAsia"/>
        </w:rPr>
        <w:t>S-1</w:t>
      </w:r>
      <w:r w:rsidRPr="00573394">
        <w:t>.0-00</w:t>
      </w:r>
      <w:r w:rsidRPr="00573394">
        <w:rPr>
          <w:rFonts w:hint="eastAsia"/>
        </w:rPr>
        <w:t>2</w:t>
      </w:r>
      <w:bookmarkEnd w:id="112"/>
    </w:p>
    <w:p w14:paraId="7F83EB6A" w14:textId="77777777" w:rsidR="00573394" w:rsidRPr="00573394" w:rsidRDefault="00573394" w:rsidP="00573394">
      <w:pPr>
        <w:pStyle w:val="3"/>
        <w:spacing w:before="156" w:after="156"/>
        <w:ind w:left="210"/>
      </w:pPr>
      <w:bookmarkStart w:id="113" w:name="_Toc40809165"/>
      <w:r w:rsidRPr="00573394">
        <w:rPr>
          <w:rFonts w:hint="eastAsia"/>
        </w:rPr>
        <w:t>5.2.3</w:t>
      </w:r>
      <w:r w:rsidRPr="00573394">
        <w:rPr>
          <w:rFonts w:hint="eastAsia"/>
        </w:rPr>
        <w:t>功能点</w:t>
      </w:r>
      <w:r w:rsidRPr="00573394">
        <w:rPr>
          <w:rFonts w:hint="eastAsia"/>
        </w:rPr>
        <w:t>V</w:t>
      </w:r>
      <w:r w:rsidRPr="00573394">
        <w:t>D</w:t>
      </w:r>
      <w:r w:rsidRPr="00573394">
        <w:rPr>
          <w:rFonts w:hint="eastAsia"/>
        </w:rPr>
        <w:t>S-1</w:t>
      </w:r>
      <w:r w:rsidRPr="00573394">
        <w:t>.0-00</w:t>
      </w:r>
      <w:r w:rsidRPr="00573394">
        <w:rPr>
          <w:rFonts w:hint="eastAsia"/>
        </w:rPr>
        <w:t>3</w:t>
      </w:r>
      <w:bookmarkEnd w:id="113"/>
    </w:p>
    <w:p w14:paraId="02EB3520" w14:textId="77777777" w:rsidR="00573394" w:rsidRPr="00573394" w:rsidRDefault="00573394" w:rsidP="00573394">
      <w:pPr>
        <w:pStyle w:val="3"/>
        <w:spacing w:before="156" w:after="156"/>
        <w:ind w:left="210"/>
      </w:pPr>
      <w:bookmarkStart w:id="114" w:name="_Toc40809166"/>
      <w:r w:rsidRPr="00573394">
        <w:rPr>
          <w:rFonts w:hint="eastAsia"/>
        </w:rPr>
        <w:t>5.2.4</w:t>
      </w:r>
      <w:r w:rsidRPr="00573394">
        <w:rPr>
          <w:rFonts w:hint="eastAsia"/>
        </w:rPr>
        <w:t>功能点</w:t>
      </w:r>
      <w:r w:rsidRPr="00573394">
        <w:rPr>
          <w:rFonts w:hint="eastAsia"/>
        </w:rPr>
        <w:t>V</w:t>
      </w:r>
      <w:r w:rsidRPr="00573394">
        <w:t>D</w:t>
      </w:r>
      <w:r w:rsidRPr="00573394">
        <w:rPr>
          <w:rFonts w:hint="eastAsia"/>
        </w:rPr>
        <w:t>S-2</w:t>
      </w:r>
      <w:r w:rsidRPr="00573394">
        <w:t>.0-00</w:t>
      </w:r>
      <w:r w:rsidRPr="00573394">
        <w:rPr>
          <w:rFonts w:hint="eastAsia"/>
        </w:rPr>
        <w:t>1</w:t>
      </w:r>
      <w:bookmarkEnd w:id="114"/>
    </w:p>
    <w:p w14:paraId="1461CA98" w14:textId="77777777" w:rsidR="00573394" w:rsidRPr="00573394" w:rsidRDefault="00573394" w:rsidP="00573394">
      <w:pPr>
        <w:pStyle w:val="3"/>
        <w:spacing w:before="156" w:after="156"/>
        <w:ind w:left="210"/>
      </w:pPr>
      <w:bookmarkStart w:id="115" w:name="_Toc40809167"/>
      <w:r w:rsidRPr="00573394">
        <w:rPr>
          <w:rFonts w:hint="eastAsia"/>
        </w:rPr>
        <w:t>5.2.5</w:t>
      </w:r>
      <w:r w:rsidRPr="00573394">
        <w:rPr>
          <w:rFonts w:hint="eastAsia"/>
        </w:rPr>
        <w:t>功能点</w:t>
      </w:r>
      <w:r w:rsidRPr="00573394">
        <w:rPr>
          <w:rFonts w:hint="eastAsia"/>
        </w:rPr>
        <w:t>V</w:t>
      </w:r>
      <w:r w:rsidRPr="00573394">
        <w:t>D</w:t>
      </w:r>
      <w:r w:rsidRPr="00573394">
        <w:rPr>
          <w:rFonts w:hint="eastAsia"/>
        </w:rPr>
        <w:t>S-2</w:t>
      </w:r>
      <w:r w:rsidRPr="00573394">
        <w:t>.0-00</w:t>
      </w:r>
      <w:r w:rsidRPr="00573394">
        <w:rPr>
          <w:rFonts w:hint="eastAsia"/>
        </w:rPr>
        <w:t>2</w:t>
      </w:r>
      <w:bookmarkEnd w:id="115"/>
    </w:p>
    <w:p w14:paraId="06A5E505" w14:textId="77777777" w:rsidR="00573394" w:rsidRPr="00CD572C" w:rsidRDefault="00573394" w:rsidP="00573394">
      <w:pPr>
        <w:pStyle w:val="afc"/>
        <w:rPr>
          <w:lang w:val="x-none"/>
        </w:rPr>
      </w:pPr>
    </w:p>
    <w:p w14:paraId="254F92FC" w14:textId="77777777" w:rsidR="00573394" w:rsidRPr="00573394" w:rsidRDefault="00573394" w:rsidP="00573394">
      <w:pPr>
        <w:pStyle w:val="2"/>
        <w:spacing w:before="156" w:after="156"/>
        <w:ind w:left="105"/>
      </w:pPr>
      <w:bookmarkStart w:id="116" w:name="_Toc40809168"/>
      <w:r w:rsidRPr="00573394">
        <w:rPr>
          <w:rFonts w:hint="eastAsia"/>
        </w:rPr>
        <w:lastRenderedPageBreak/>
        <w:t>5</w:t>
      </w:r>
      <w:r w:rsidRPr="00573394">
        <w:t>.</w:t>
      </w:r>
      <w:r w:rsidRPr="00573394">
        <w:rPr>
          <w:rFonts w:hint="eastAsia"/>
        </w:rPr>
        <w:t xml:space="preserve">3 </w:t>
      </w:r>
      <w:r w:rsidRPr="00573394">
        <w:rPr>
          <w:rFonts w:hint="eastAsia"/>
        </w:rPr>
        <w:t>本章小结</w:t>
      </w:r>
      <w:bookmarkEnd w:id="116"/>
    </w:p>
    <w:p w14:paraId="78C6A0CA" w14:textId="77777777" w:rsidR="00573394" w:rsidRPr="00F9071E" w:rsidRDefault="00573394" w:rsidP="00573394">
      <w:pPr>
        <w:pStyle w:val="afc"/>
        <w:rPr>
          <w:lang w:val="x-none" w:eastAsia="x-none"/>
        </w:rPr>
      </w:pPr>
    </w:p>
    <w:p w14:paraId="027A4CE9" w14:textId="17E0DA21" w:rsidR="00573394" w:rsidRPr="00573394" w:rsidRDefault="000D521F" w:rsidP="00AC4E5C">
      <w:pPr>
        <w:rPr>
          <w:rFonts w:cs="Times New Roman" w:hint="eastAsia"/>
          <w:lang w:val="x-none"/>
        </w:rPr>
        <w:sectPr w:rsidR="00573394" w:rsidRPr="00573394" w:rsidSect="00037DF8">
          <w:headerReference w:type="default" r:id="rId82"/>
          <w:pgSz w:w="11906" w:h="16838"/>
          <w:pgMar w:top="1418" w:right="1134" w:bottom="1418" w:left="1701" w:header="851" w:footer="850" w:gutter="0"/>
          <w:cols w:space="425"/>
          <w:docGrid w:type="lines" w:linePitch="312"/>
        </w:sectPr>
      </w:pPr>
      <w:r>
        <w:rPr>
          <w:rFonts w:cs="Times New Roman" w:hint="eastAsia"/>
          <w:lang w:val="x-none"/>
        </w:rPr>
        <w:t>本章针对</w:t>
      </w:r>
      <w:r>
        <w:rPr>
          <w:rFonts w:cs="Times New Roman" w:hint="eastAsia"/>
          <w:lang w:val="x-none"/>
        </w:rPr>
        <w:t>3.2.3</w:t>
      </w:r>
      <w:r>
        <w:rPr>
          <w:rFonts w:cs="Times New Roman" w:hint="eastAsia"/>
          <w:lang w:val="x-none"/>
        </w:rPr>
        <w:t>节的需求功能点进行验证性测试，在实验环境下各功能点均完成。</w:t>
      </w:r>
    </w:p>
    <w:p w14:paraId="7EAE3305" w14:textId="77777777" w:rsidR="00226336" w:rsidRPr="00E45B01" w:rsidRDefault="00226336" w:rsidP="00AC4E5C">
      <w:pPr>
        <w:rPr>
          <w:rFonts w:cs="Times New Roman"/>
        </w:rPr>
        <w:sectPr w:rsidR="00226336" w:rsidRPr="00E45B01" w:rsidSect="00037DF8">
          <w:headerReference w:type="default" r:id="rId83"/>
          <w:pgSz w:w="11906" w:h="16838"/>
          <w:pgMar w:top="1418" w:right="1134" w:bottom="1418" w:left="1701" w:header="851" w:footer="850" w:gutter="0"/>
          <w:cols w:space="425"/>
          <w:docGrid w:type="lines" w:linePitch="312"/>
        </w:sectPr>
      </w:pPr>
    </w:p>
    <w:p w14:paraId="7B264B4B" w14:textId="77777777" w:rsidR="00D767FC" w:rsidRPr="00E45B01" w:rsidRDefault="00D767FC" w:rsidP="00AC4E5C">
      <w:pPr>
        <w:rPr>
          <w:rFonts w:cs="Times New Roman"/>
        </w:rPr>
        <w:sectPr w:rsidR="00D767FC" w:rsidRPr="00E45B01" w:rsidSect="00037DF8">
          <w:headerReference w:type="default" r:id="rId84"/>
          <w:pgSz w:w="11906" w:h="16838"/>
          <w:pgMar w:top="1418" w:right="1134" w:bottom="1418" w:left="1701" w:header="851" w:footer="850" w:gutter="0"/>
          <w:cols w:space="425"/>
          <w:docGrid w:type="lines" w:linePitch="312"/>
        </w:sectPr>
      </w:pPr>
    </w:p>
    <w:p w14:paraId="1A0F2F9E" w14:textId="0B19DD1E" w:rsidR="00226336" w:rsidRPr="00E45B01" w:rsidRDefault="00D767FC" w:rsidP="00AC4E5C">
      <w:pPr>
        <w:pStyle w:val="1"/>
        <w:rPr>
          <w:rFonts w:cs="Times New Roman"/>
        </w:rPr>
      </w:pPr>
      <w:bookmarkStart w:id="117" w:name="_Toc179470329"/>
      <w:bookmarkStart w:id="118" w:name="_Ref40013773"/>
      <w:bookmarkStart w:id="119" w:name="_Toc40809169"/>
      <w:r w:rsidRPr="00E45B01">
        <w:rPr>
          <w:rFonts w:cs="Times New Roman"/>
        </w:rPr>
        <w:lastRenderedPageBreak/>
        <w:t>结论与展望</w:t>
      </w:r>
      <w:bookmarkEnd w:id="117"/>
      <w:bookmarkEnd w:id="118"/>
      <w:bookmarkEnd w:id="119"/>
    </w:p>
    <w:p w14:paraId="1F225DC2" w14:textId="77777777" w:rsidR="00A14C21" w:rsidRPr="00A14C21" w:rsidRDefault="00A14C21" w:rsidP="00AC4E5C">
      <w:pPr>
        <w:rPr>
          <w:rFonts w:cs="Times New Roman"/>
        </w:rPr>
      </w:pPr>
    </w:p>
    <w:p w14:paraId="43F3B4C2" w14:textId="3DF3E272" w:rsidR="004C2BF0" w:rsidRPr="00E45B01" w:rsidRDefault="00C57D9D" w:rsidP="00C57D9D">
      <w:pPr>
        <w:spacing w:beforeLines="50" w:before="156" w:afterLines="50" w:after="156"/>
        <w:ind w:firstLineChars="0" w:firstLine="0"/>
        <w:rPr>
          <w:rFonts w:eastAsia="黑体" w:cs="Times New Roman"/>
          <w:b/>
          <w:bCs/>
          <w:sz w:val="30"/>
          <w:szCs w:val="30"/>
        </w:rPr>
      </w:pPr>
      <w:r w:rsidRPr="00E45B01">
        <w:rPr>
          <w:rFonts w:eastAsia="黑体" w:cs="Times New Roman"/>
          <w:b/>
          <w:bCs/>
          <w:sz w:val="30"/>
          <w:szCs w:val="30"/>
        </w:rPr>
        <w:t xml:space="preserve">1. </w:t>
      </w:r>
      <w:r w:rsidRPr="00E45B01">
        <w:rPr>
          <w:rFonts w:eastAsia="黑体" w:cs="Times New Roman"/>
          <w:b/>
          <w:bCs/>
          <w:sz w:val="30"/>
          <w:szCs w:val="30"/>
        </w:rPr>
        <w:t>总结</w:t>
      </w:r>
    </w:p>
    <w:p w14:paraId="78459266" w14:textId="468CEE4E" w:rsidR="00A14C21" w:rsidRPr="00A14C21" w:rsidRDefault="00A14C21" w:rsidP="00A14C21">
      <w:pPr>
        <w:rPr>
          <w:color w:val="FF0000"/>
        </w:rPr>
      </w:pPr>
      <w:r>
        <w:rPr>
          <w:rFonts w:hint="eastAsia"/>
        </w:rPr>
        <w:t>本文从机器学习在汽车领域的应用角度出发，先是介绍了机器学习的概念与发展历程</w:t>
      </w:r>
      <w:r>
        <w:rPr>
          <w:rFonts w:hint="eastAsia"/>
        </w:rPr>
        <w:t xml:space="preserve"> </w:t>
      </w:r>
      <w:r>
        <w:rPr>
          <w:rFonts w:hint="eastAsia"/>
        </w:rPr>
        <w:t>。</w:t>
      </w:r>
      <w:r w:rsidRPr="00135596">
        <w:t xml:space="preserve"> </w:t>
      </w:r>
      <w:r>
        <w:rPr>
          <w:rFonts w:hint="eastAsia"/>
        </w:rPr>
        <w:t>接着又介绍了常用深度学习框架</w:t>
      </w:r>
      <w:r>
        <w:rPr>
          <w:rFonts w:hint="eastAsia"/>
        </w:rPr>
        <w:t>Tensorflow</w:t>
      </w:r>
      <w:r>
        <w:rPr>
          <w:rFonts w:hint="eastAsia"/>
        </w:rPr>
        <w:t>与小众框架</w:t>
      </w:r>
      <w:r>
        <w:rPr>
          <w:rFonts w:hint="eastAsia"/>
        </w:rPr>
        <w:t>darknet</w:t>
      </w:r>
      <w:r>
        <w:rPr>
          <w:rFonts w:hint="eastAsia"/>
        </w:rPr>
        <w:t>，其中详细介绍了</w:t>
      </w:r>
      <w:r>
        <w:rPr>
          <w:rFonts w:hint="eastAsia"/>
        </w:rPr>
        <w:t>darknet</w:t>
      </w:r>
      <w:r>
        <w:rPr>
          <w:rFonts w:hint="eastAsia"/>
        </w:rPr>
        <w:t>与</w:t>
      </w:r>
      <w:r>
        <w:rPr>
          <w:rFonts w:hint="eastAsia"/>
        </w:rPr>
        <w:t>YOLO</w:t>
      </w:r>
      <w:r>
        <w:rPr>
          <w:rFonts w:hint="eastAsia"/>
        </w:rPr>
        <w:t>的原理。然后介绍了本系统的设计框架与具体实现，最后根据需求分析中的功能点进行系统测试，测试结果符合要求。</w:t>
      </w:r>
      <w:r w:rsidR="000D4A25">
        <w:rPr>
          <w:rFonts w:hint="eastAsia"/>
        </w:rPr>
        <w:t>在硬件条件允许的情况下，本系统可以应用于道路车流量分析、车型鉴定等方面。</w:t>
      </w:r>
    </w:p>
    <w:p w14:paraId="776A436D" w14:textId="13889D0B" w:rsidR="004C2BF0" w:rsidRPr="00E45B01" w:rsidRDefault="00C57D9D" w:rsidP="00C57D9D">
      <w:pPr>
        <w:spacing w:beforeLines="50" w:before="156" w:afterLines="50" w:after="156"/>
        <w:ind w:firstLineChars="0" w:firstLine="0"/>
        <w:rPr>
          <w:rFonts w:eastAsia="黑体" w:cs="Times New Roman"/>
          <w:b/>
          <w:bCs/>
          <w:sz w:val="30"/>
          <w:szCs w:val="30"/>
        </w:rPr>
      </w:pPr>
      <w:r w:rsidRPr="00E45B01">
        <w:rPr>
          <w:rFonts w:eastAsia="黑体" w:cs="Times New Roman"/>
          <w:b/>
          <w:bCs/>
          <w:sz w:val="30"/>
          <w:szCs w:val="30"/>
        </w:rPr>
        <w:t xml:space="preserve">2. </w:t>
      </w:r>
      <w:r w:rsidRPr="00E45B01">
        <w:rPr>
          <w:rFonts w:eastAsia="黑体" w:cs="Times New Roman"/>
          <w:b/>
          <w:bCs/>
          <w:sz w:val="30"/>
          <w:szCs w:val="30"/>
        </w:rPr>
        <w:t>展望</w:t>
      </w:r>
    </w:p>
    <w:p w14:paraId="267F975B" w14:textId="6624B7DB" w:rsidR="00226336" w:rsidRPr="00E45B01" w:rsidRDefault="00A14C21" w:rsidP="00AC4E5C">
      <w:pPr>
        <w:rPr>
          <w:rFonts w:cs="Times New Roman"/>
        </w:rPr>
      </w:pPr>
      <w:r>
        <w:rPr>
          <w:rFonts w:ascii="宋体" w:hAnsi="宋体" w:hint="eastAsia"/>
        </w:rPr>
        <w:t>虽然如今的机器学习框架可以做到几十毫秒的时间内计算出预测结果，但是这种实时性实际上还没有实用性。之所以这么说，是因为它们的实时性是建立在强大的显示适配器的基础上，而因为高性能显示适配器成本过高，诸如本系统之类的识别系统很难做到大规模应用。要实现大规模应用，依本人愚见，有两条路可以走：一是研发出可在嵌入式系统或者微处理器系统中做到实时性的机器学习框架；二是利用新的网络传输技术的低延迟性，将终端采集到的数据传输给高性能的计算机集群进行运算，再将结果返回终端予以显示。</w:t>
      </w:r>
    </w:p>
    <w:p w14:paraId="7B8D03ED" w14:textId="77777777" w:rsidR="00D767FC" w:rsidRPr="00E45B01" w:rsidRDefault="00D767FC" w:rsidP="00AC4E5C">
      <w:pPr>
        <w:rPr>
          <w:rFonts w:cs="Times New Roman"/>
        </w:rPr>
        <w:sectPr w:rsidR="00D767FC" w:rsidRPr="00E45B01" w:rsidSect="00037DF8">
          <w:headerReference w:type="default" r:id="rId85"/>
          <w:pgSz w:w="11906" w:h="16838"/>
          <w:pgMar w:top="1418" w:right="1134" w:bottom="1418" w:left="1701" w:header="851" w:footer="850" w:gutter="0"/>
          <w:cols w:space="425"/>
          <w:docGrid w:type="lines" w:linePitch="312"/>
        </w:sectPr>
      </w:pPr>
    </w:p>
    <w:p w14:paraId="20E89D39" w14:textId="77777777" w:rsidR="00F31B9A" w:rsidRDefault="00A37CBF" w:rsidP="00F31B9A">
      <w:pPr>
        <w:pStyle w:val="1"/>
        <w:rPr>
          <w:rFonts w:cs="Times New Roman"/>
        </w:rPr>
      </w:pPr>
      <w:bookmarkStart w:id="120" w:name="_Ref40023000"/>
      <w:bookmarkStart w:id="121" w:name="_Ref40014417"/>
      <w:bookmarkStart w:id="122" w:name="_Toc40809170"/>
      <w:r w:rsidRPr="00E45B01">
        <w:rPr>
          <w:rFonts w:cs="Times New Roman"/>
        </w:rPr>
        <w:lastRenderedPageBreak/>
        <w:t>致</w:t>
      </w:r>
      <w:r w:rsidRPr="00E45B01">
        <w:rPr>
          <w:rFonts w:cs="Times New Roman"/>
        </w:rPr>
        <w:t xml:space="preserve">  </w:t>
      </w:r>
      <w:r w:rsidRPr="00E45B01">
        <w:rPr>
          <w:rFonts w:cs="Times New Roman"/>
        </w:rPr>
        <w:t>谢</w:t>
      </w:r>
      <w:bookmarkEnd w:id="120"/>
      <w:bookmarkEnd w:id="122"/>
    </w:p>
    <w:p w14:paraId="6EA91BEF" w14:textId="52A0E1C1" w:rsidR="00F31B9A" w:rsidRPr="00F31B9A" w:rsidRDefault="00F31B9A" w:rsidP="00F31B9A">
      <w:pPr>
        <w:rPr>
          <w:rFonts w:hint="eastAsia"/>
        </w:rPr>
        <w:sectPr w:rsidR="00F31B9A" w:rsidRPr="00F31B9A" w:rsidSect="005B67FF">
          <w:headerReference w:type="default" r:id="rId86"/>
          <w:pgSz w:w="11906" w:h="16838"/>
          <w:pgMar w:top="1418" w:right="1134" w:bottom="1418" w:left="1701" w:header="851" w:footer="850" w:gutter="0"/>
          <w:cols w:space="425"/>
          <w:docGrid w:type="lines" w:linePitch="312"/>
        </w:sectPr>
      </w:pPr>
      <w:r>
        <w:rPr>
          <w:rFonts w:hint="eastAsia"/>
        </w:rPr>
        <w:t>本论文的顺利完成，离不开我的导师悉心的指导。是他帮助我消除了选题的迷茫、修正了草案</w:t>
      </w:r>
      <w:r w:rsidR="002253C0">
        <w:rPr>
          <w:rFonts w:hint="eastAsia"/>
        </w:rPr>
        <w:t>的缺陷、克服了设计的困难、提高了论文格式的规范性。在这些天的交流与指导当中，导师认真的工作作风、一丝不苟的教学习惯以及学校优良的学习风气使我受益良多。在此，我对我的导师以及培育我的母校表示衷心的感谢与敬佩。此外，我还要感谢在毕业设计中帮我打开思路与耐心指导的学姐，是她让我少走了很多弯路，帮助我顺利完成毕业设计</w:t>
      </w:r>
      <w:r w:rsidR="004C4CC9">
        <w:rPr>
          <w:rFonts w:hint="eastAsia"/>
        </w:rPr>
        <w:t>与论文撰写</w:t>
      </w:r>
      <w:r w:rsidR="002253C0">
        <w:rPr>
          <w:rFonts w:hint="eastAsia"/>
        </w:rPr>
        <w:t>。</w:t>
      </w:r>
    </w:p>
    <w:p w14:paraId="569ECF8C" w14:textId="434E311B" w:rsidR="00D767FC" w:rsidRPr="00E45B01" w:rsidRDefault="00D767FC" w:rsidP="00AC4E5C">
      <w:pPr>
        <w:pStyle w:val="1"/>
        <w:rPr>
          <w:rFonts w:cs="Times New Roman"/>
        </w:rPr>
      </w:pPr>
      <w:bookmarkStart w:id="123" w:name="_Ref40023194"/>
      <w:bookmarkStart w:id="124" w:name="_Toc40809171"/>
      <w:r w:rsidRPr="00E45B01">
        <w:rPr>
          <w:rFonts w:cs="Times New Roman"/>
        </w:rPr>
        <w:lastRenderedPageBreak/>
        <w:t>参考文献</w:t>
      </w:r>
      <w:bookmarkEnd w:id="121"/>
      <w:bookmarkEnd w:id="123"/>
      <w:bookmarkEnd w:id="124"/>
    </w:p>
    <w:p w14:paraId="230FF02E" w14:textId="77777777" w:rsidR="00A00CF1" w:rsidRPr="00E45B01" w:rsidRDefault="00A00CF1" w:rsidP="00AC4E5C">
      <w:pPr>
        <w:rPr>
          <w:rFonts w:cs="Times New Roman"/>
        </w:rPr>
      </w:pPr>
      <w:r w:rsidRPr="00E45B01">
        <w:rPr>
          <w:rFonts w:cs="Times New Roman"/>
        </w:rPr>
        <w:fldChar w:fldCharType="begin"/>
      </w:r>
      <w:r w:rsidRPr="00E45B01">
        <w:rPr>
          <w:rFonts w:cs="Times New Roman"/>
        </w:rPr>
        <w:instrText xml:space="preserve"> ADDIN EN.REFLIST </w:instrText>
      </w:r>
      <w:r w:rsidRPr="00E45B01">
        <w:rPr>
          <w:rFonts w:cs="Times New Roman"/>
        </w:rPr>
        <w:fldChar w:fldCharType="end"/>
      </w:r>
    </w:p>
    <w:p w14:paraId="357DD7B3" w14:textId="3B574A17" w:rsidR="00A00CF1" w:rsidRDefault="00A00CF1" w:rsidP="00AC4E5C">
      <w:pPr>
        <w:rPr>
          <w:rFonts w:cs="Times New Roman"/>
        </w:rPr>
      </w:pPr>
    </w:p>
    <w:p w14:paraId="3317A590" w14:textId="3A16CCB2" w:rsidR="00A14C21" w:rsidRPr="00403DEE" w:rsidRDefault="00A14C21" w:rsidP="00ED6C23">
      <w:pPr>
        <w:ind w:left="420" w:firstLineChars="0" w:firstLine="0"/>
        <w:jc w:val="left"/>
        <w:rPr>
          <w:rFonts w:ascii="宋体" w:hAnsi="宋体"/>
          <w:kern w:val="36"/>
          <w:sz w:val="48"/>
        </w:rPr>
      </w:pPr>
      <w:r w:rsidRPr="00403DEE">
        <w:rPr>
          <w:rFonts w:ascii="宋体" w:hAnsi="宋体" w:hint="eastAsia"/>
        </w:rPr>
        <w:t>[1]</w:t>
      </w:r>
      <w:r w:rsidRPr="00403DEE">
        <w:rPr>
          <w:rFonts w:ascii="宋体" w:hAnsi="宋体"/>
        </w:rPr>
        <w:t xml:space="preserve"> </w:t>
      </w:r>
      <w:hyperlink r:id="rId87" w:history="1">
        <w:r w:rsidRPr="00403DEE">
          <w:rPr>
            <w:rFonts w:ascii="宋体" w:hAnsi="宋体"/>
          </w:rPr>
          <w:t>Kaicheng Yu</w:t>
        </w:r>
      </w:hyperlink>
      <w:r w:rsidRPr="00403DEE">
        <w:rPr>
          <w:rFonts w:ascii="宋体" w:hAnsi="宋体"/>
        </w:rPr>
        <w:t>.</w:t>
      </w:r>
      <w:r w:rsidRPr="00403DEE">
        <w:rPr>
          <w:rFonts w:ascii="宋体" w:hAnsi="宋体" w:hint="eastAsia"/>
        </w:rPr>
        <w:t xml:space="preserve"> </w:t>
      </w:r>
      <w:r w:rsidRPr="00403DEE">
        <w:rPr>
          <w:rFonts w:ascii="宋体" w:hAnsi="宋体"/>
        </w:rPr>
        <w:t>Evaluating the Search Phase of Neural Architecture Search[D].</w:t>
      </w:r>
      <w:r w:rsidRPr="00403DEE">
        <w:rPr>
          <w:rFonts w:ascii="宋体" w:hAnsi="宋体" w:hint="eastAsia"/>
        </w:rPr>
        <w:t>纽约:康奈尔大学.2019</w:t>
      </w:r>
    </w:p>
    <w:p w14:paraId="2D375F9A" w14:textId="0453672D" w:rsidR="00A14C21" w:rsidRPr="00403DEE" w:rsidRDefault="00A14C21" w:rsidP="00ED6C23">
      <w:pPr>
        <w:ind w:left="420" w:firstLineChars="0" w:firstLine="0"/>
        <w:jc w:val="left"/>
        <w:rPr>
          <w:rFonts w:ascii="宋体" w:hAnsi="宋体" w:cs="Arial"/>
          <w:color w:val="404040"/>
          <w:szCs w:val="21"/>
          <w:shd w:val="clear" w:color="auto" w:fill="FFFFFF"/>
        </w:rPr>
      </w:pPr>
      <w:r w:rsidRPr="00403DEE">
        <w:rPr>
          <w:rFonts w:ascii="宋体" w:hAnsi="宋体"/>
          <w:szCs w:val="21"/>
        </w:rPr>
        <w:t>[2]</w:t>
      </w:r>
      <w:r w:rsidR="00ED6C23">
        <w:rPr>
          <w:rFonts w:ascii="宋体" w:hAnsi="宋体"/>
          <w:szCs w:val="21"/>
        </w:rPr>
        <w:t xml:space="preserve"> </w:t>
      </w:r>
      <w:r w:rsidRPr="00403DEE">
        <w:rPr>
          <w:rFonts w:ascii="宋体" w:hAnsi="宋体" w:hint="eastAsia"/>
          <w:szCs w:val="21"/>
        </w:rPr>
        <w:t>维基百科.</w:t>
      </w:r>
      <w:r w:rsidRPr="00403DEE">
        <w:rPr>
          <w:rFonts w:ascii="宋体" w:hAnsi="宋体"/>
          <w:szCs w:val="21"/>
        </w:rPr>
        <w:t>Machine Learning.[EB/OL].</w:t>
      </w:r>
      <w:r w:rsidRPr="00403DEE">
        <w:rPr>
          <w:rFonts w:ascii="宋体" w:hAnsi="宋体" w:hint="eastAsia"/>
          <w:szCs w:val="21"/>
        </w:rPr>
        <w:t>‘</w:t>
      </w:r>
      <w:r w:rsidRPr="00403DEE">
        <w:rPr>
          <w:rFonts w:ascii="宋体" w:hAnsi="宋体"/>
          <w:szCs w:val="21"/>
        </w:rPr>
        <w:t>https://www.thefreedictionary.com/Machine learning</w:t>
      </w:r>
      <w:r w:rsidRPr="00403DEE">
        <w:rPr>
          <w:rFonts w:ascii="宋体" w:hAnsi="宋体" w:hint="eastAsia"/>
          <w:szCs w:val="21"/>
        </w:rPr>
        <w:t>’</w:t>
      </w:r>
      <w:r w:rsidRPr="00403DEE">
        <w:rPr>
          <w:rFonts w:ascii="宋体" w:hAnsi="宋体"/>
          <w:szCs w:val="21"/>
        </w:rPr>
        <w:t>.</w:t>
      </w:r>
      <w:r w:rsidRPr="00403DEE">
        <w:rPr>
          <w:rFonts w:ascii="宋体" w:hAnsi="宋体" w:cs="Arial"/>
          <w:color w:val="404040"/>
          <w:szCs w:val="21"/>
          <w:shd w:val="clear" w:color="auto" w:fill="FFFFFF"/>
        </w:rPr>
        <w:t xml:space="preserve"> 2014/2020.</w:t>
      </w:r>
    </w:p>
    <w:p w14:paraId="405B6C10" w14:textId="17B791DF" w:rsidR="00A14C21" w:rsidRPr="00403DEE" w:rsidRDefault="00A14C21" w:rsidP="00ED6C23">
      <w:pPr>
        <w:ind w:left="420" w:firstLineChars="0" w:firstLine="0"/>
        <w:jc w:val="left"/>
        <w:rPr>
          <w:rFonts w:ascii="宋体" w:hAnsi="宋体" w:cs="Arial"/>
          <w:color w:val="404040"/>
          <w:szCs w:val="21"/>
          <w:shd w:val="clear" w:color="auto" w:fill="FFFFFF"/>
        </w:rPr>
      </w:pPr>
      <w:r w:rsidRPr="00403DEE">
        <w:rPr>
          <w:rFonts w:ascii="宋体" w:hAnsi="宋体" w:cs="Arial" w:hint="eastAsia"/>
          <w:color w:val="404040"/>
          <w:szCs w:val="21"/>
          <w:shd w:val="clear" w:color="auto" w:fill="FFFFFF"/>
        </w:rPr>
        <w:t>[</w:t>
      </w:r>
      <w:r w:rsidRPr="00403DEE">
        <w:rPr>
          <w:rFonts w:ascii="宋体" w:hAnsi="宋体" w:cs="Arial"/>
          <w:color w:val="404040"/>
          <w:szCs w:val="21"/>
          <w:shd w:val="clear" w:color="auto" w:fill="FFFFFF"/>
        </w:rPr>
        <w:t>3]</w:t>
      </w:r>
      <w:r w:rsidR="00ED6C23">
        <w:rPr>
          <w:rFonts w:ascii="宋体" w:hAnsi="宋体" w:cs="Arial"/>
          <w:color w:val="404040"/>
          <w:szCs w:val="21"/>
          <w:shd w:val="clear" w:color="auto" w:fill="FFFFFF"/>
        </w:rPr>
        <w:t xml:space="preserve"> </w:t>
      </w:r>
      <w:r w:rsidRPr="00403DEE">
        <w:rPr>
          <w:rFonts w:ascii="宋体" w:hAnsi="宋体" w:cs="Arial" w:hint="eastAsia"/>
          <w:color w:val="404040"/>
          <w:szCs w:val="21"/>
          <w:shd w:val="clear" w:color="auto" w:fill="FFFFFF"/>
        </w:rPr>
        <w:t>泰坦妮克号.</w:t>
      </w:r>
      <w:r w:rsidRPr="00403DEE">
        <w:rPr>
          <w:rFonts w:ascii="宋体" w:hAnsi="宋体"/>
        </w:rPr>
        <w:t xml:space="preserve"> </w:t>
      </w:r>
      <w:hyperlink r:id="rId88" w:history="1">
        <w:r w:rsidRPr="00403DEE">
          <w:rPr>
            <w:rFonts w:ascii="宋体" w:hAnsi="宋体"/>
          </w:rPr>
          <w:t>为什么CNN能自动提取图像特征</w:t>
        </w:r>
      </w:hyperlink>
      <w:r w:rsidRPr="00403DEE">
        <w:rPr>
          <w:rFonts w:ascii="宋体" w:hAnsi="宋体"/>
          <w:szCs w:val="21"/>
        </w:rPr>
        <w:t>[EB/OL]</w:t>
      </w:r>
      <w:r w:rsidRPr="00403DEE">
        <w:rPr>
          <w:rFonts w:ascii="宋体" w:hAnsi="宋体"/>
        </w:rPr>
        <w:t>.</w:t>
      </w:r>
      <w:r w:rsidRPr="00403DEE">
        <w:rPr>
          <w:rFonts w:ascii="宋体" w:hAnsi="宋体" w:hint="eastAsia"/>
          <w:szCs w:val="21"/>
        </w:rPr>
        <w:t xml:space="preserve"> ‘</w:t>
      </w:r>
      <w:r w:rsidRPr="00403DEE">
        <w:rPr>
          <w:rFonts w:ascii="宋体" w:hAnsi="宋体"/>
        </w:rPr>
        <w:t>https://www.cnblogs.com/ymd12103410/p/9874878.html</w:t>
      </w:r>
      <w:r w:rsidRPr="00403DEE">
        <w:rPr>
          <w:rFonts w:ascii="宋体" w:hAnsi="宋体" w:hint="eastAsia"/>
          <w:szCs w:val="21"/>
        </w:rPr>
        <w:t>’</w:t>
      </w:r>
      <w:r w:rsidRPr="00403DEE">
        <w:rPr>
          <w:rFonts w:ascii="宋体" w:hAnsi="宋体"/>
        </w:rPr>
        <w:t>.2019/2020</w:t>
      </w:r>
    </w:p>
    <w:p w14:paraId="0E4D88D8" w14:textId="24B785C4" w:rsidR="00A14C21" w:rsidRPr="00403DEE" w:rsidRDefault="00A14C21" w:rsidP="00B821C2">
      <w:pPr>
        <w:rPr>
          <w:rFonts w:ascii="宋体" w:hAnsi="宋体"/>
          <w:kern w:val="0"/>
          <w:szCs w:val="21"/>
        </w:rPr>
      </w:pPr>
      <w:r w:rsidRPr="00403DEE">
        <w:rPr>
          <w:rFonts w:ascii="宋体" w:hAnsi="宋体" w:cs="Arial"/>
          <w:color w:val="404040"/>
          <w:szCs w:val="21"/>
          <w:shd w:val="clear" w:color="auto" w:fill="FFFFFF"/>
        </w:rPr>
        <w:t>[4]</w:t>
      </w:r>
      <w:r w:rsidR="00ED6C23">
        <w:rPr>
          <w:rFonts w:ascii="宋体" w:hAnsi="宋体" w:cs="Arial"/>
          <w:color w:val="404040"/>
          <w:szCs w:val="21"/>
          <w:shd w:val="clear" w:color="auto" w:fill="FFFFFF"/>
        </w:rPr>
        <w:t xml:space="preserve"> </w:t>
      </w:r>
      <w:r w:rsidRPr="00403DEE">
        <w:rPr>
          <w:rFonts w:ascii="宋体" w:hAnsi="宋体"/>
          <w:kern w:val="0"/>
          <w:szCs w:val="21"/>
        </w:rPr>
        <w:t>Redmon</w:t>
      </w:r>
      <w:r w:rsidR="00B821C2">
        <w:rPr>
          <w:rFonts w:ascii="宋体" w:hAnsi="宋体"/>
          <w:kern w:val="0"/>
          <w:szCs w:val="21"/>
        </w:rPr>
        <w:t>,</w:t>
      </w:r>
      <w:r w:rsidR="00B821C2" w:rsidRPr="00B821C2">
        <w:rPr>
          <w:rStyle w:val="30"/>
          <w:rFonts w:ascii="宋体" w:eastAsia="宋体" w:hAnsi="宋体" w:cs="Courier New"/>
          <w:color w:val="00FF00"/>
        </w:rPr>
        <w:t xml:space="preserve"> </w:t>
      </w:r>
      <w:r w:rsidR="00B821C2" w:rsidRPr="00B821C2">
        <w:rPr>
          <w:rFonts w:ascii="宋体" w:hAnsi="宋体"/>
        </w:rPr>
        <w:t>Joseph and Farhadi</w:t>
      </w:r>
      <w:r w:rsidRPr="00403DEE">
        <w:rPr>
          <w:rFonts w:ascii="宋体" w:hAnsi="宋体"/>
          <w:szCs w:val="21"/>
        </w:rPr>
        <w:t>.</w:t>
      </w:r>
      <w:r w:rsidRPr="00403DEE">
        <w:rPr>
          <w:rFonts w:ascii="宋体" w:hAnsi="宋体"/>
          <w:kern w:val="0"/>
          <w:szCs w:val="21"/>
        </w:rPr>
        <w:t>YOLOv3:An Incremental Improvement[D].arXiv.2018</w:t>
      </w:r>
    </w:p>
    <w:p w14:paraId="4F877094" w14:textId="7C53E976" w:rsidR="00A14C21" w:rsidRPr="00403DEE" w:rsidRDefault="00A14C21" w:rsidP="00A14C21">
      <w:pPr>
        <w:jc w:val="left"/>
        <w:rPr>
          <w:rFonts w:ascii="宋体" w:hAnsi="宋体"/>
        </w:rPr>
      </w:pPr>
      <w:r w:rsidRPr="00403DEE">
        <w:rPr>
          <w:rFonts w:ascii="宋体" w:hAnsi="宋体"/>
          <w:kern w:val="0"/>
          <w:szCs w:val="21"/>
        </w:rPr>
        <w:t xml:space="preserve">[5] </w:t>
      </w:r>
      <w:r w:rsidRPr="00403DEE">
        <w:rPr>
          <w:rFonts w:ascii="宋体" w:hAnsi="宋体"/>
        </w:rPr>
        <w:t>Ross Girshick. Fast R-CNN[D].arXiv.2015</w:t>
      </w:r>
    </w:p>
    <w:p w14:paraId="19F6BAC1" w14:textId="77777777" w:rsidR="00A14C21" w:rsidRPr="00403DEE" w:rsidRDefault="00A14C21" w:rsidP="00ED6C23">
      <w:pPr>
        <w:ind w:left="420" w:firstLineChars="0" w:firstLine="0"/>
        <w:jc w:val="left"/>
        <w:rPr>
          <w:rFonts w:ascii="宋体" w:hAnsi="宋体"/>
        </w:rPr>
      </w:pPr>
      <w:r w:rsidRPr="00403DEE">
        <w:rPr>
          <w:rFonts w:ascii="宋体" w:hAnsi="宋体"/>
          <w:i/>
          <w:iCs/>
          <w:szCs w:val="21"/>
        </w:rPr>
        <w:t>[6]</w:t>
      </w:r>
      <w:r w:rsidRPr="00403DEE">
        <w:rPr>
          <w:rFonts w:ascii="宋体" w:hAnsi="宋体"/>
        </w:rPr>
        <w:t xml:space="preserve"> </w:t>
      </w:r>
      <w:r w:rsidRPr="00403DEE">
        <w:rPr>
          <w:rFonts w:ascii="宋体" w:hAnsi="宋体"/>
          <w:szCs w:val="21"/>
        </w:rPr>
        <w:t>Kaiming He. Faster R-CNN: Towards Real-Time Object Detection with Region Proposal Networks[D].arXiv.2015</w:t>
      </w:r>
    </w:p>
    <w:p w14:paraId="6135D1CE" w14:textId="119A7117" w:rsidR="00037DF8" w:rsidRPr="001D5EFB" w:rsidRDefault="00A14C21" w:rsidP="001D5EFB">
      <w:pPr>
        <w:rPr>
          <w:rFonts w:ascii="宋体" w:hAnsi="宋体" w:hint="eastAsia"/>
          <w:color w:val="000000"/>
          <w:szCs w:val="21"/>
          <w:shd w:val="clear" w:color="auto" w:fill="FFFFFF"/>
        </w:rPr>
      </w:pPr>
      <w:r>
        <w:rPr>
          <w:rFonts w:hint="eastAsia"/>
        </w:rPr>
        <w:t>[</w:t>
      </w:r>
      <w:r>
        <w:t xml:space="preserve">7] </w:t>
      </w:r>
      <w:r w:rsidRPr="00E9671D">
        <w:rPr>
          <w:rFonts w:ascii="宋体" w:hAnsi="宋体"/>
        </w:rPr>
        <w:t>Wei Liu.</w:t>
      </w:r>
      <w:r w:rsidRPr="00E9671D">
        <w:rPr>
          <w:rFonts w:ascii="宋体" w:hAnsi="宋体" w:hint="eastAsia"/>
          <w:color w:val="000000"/>
          <w:szCs w:val="21"/>
          <w:shd w:val="clear" w:color="auto" w:fill="FFFFFF"/>
        </w:rPr>
        <w:t xml:space="preserve"> SSD: Single Shot MultiBox Detector</w:t>
      </w:r>
      <w:r w:rsidRPr="00E9671D">
        <w:rPr>
          <w:rFonts w:ascii="宋体" w:hAnsi="宋体"/>
          <w:color w:val="000000"/>
          <w:szCs w:val="21"/>
          <w:shd w:val="clear" w:color="auto" w:fill="FFFFFF"/>
        </w:rPr>
        <w:t>[D].ECCV.2016</w:t>
      </w:r>
    </w:p>
    <w:p w14:paraId="44E8410D" w14:textId="6C5D5818" w:rsidR="001D5EFB" w:rsidRDefault="001D5EFB" w:rsidP="001D5EFB">
      <w:pPr>
        <w:pStyle w:val="1"/>
      </w:pPr>
      <w:bookmarkStart w:id="125" w:name="_Toc40809172"/>
      <w:r>
        <w:rPr>
          <w:rFonts w:hint="eastAsia"/>
        </w:rPr>
        <w:t>附录一</w:t>
      </w:r>
      <w:r>
        <w:rPr>
          <w:rFonts w:hint="eastAsia"/>
        </w:rPr>
        <w:t xml:space="preserve"> </w:t>
      </w:r>
      <w:r w:rsidR="00CC1120">
        <w:rPr>
          <w:rFonts w:hint="eastAsia"/>
        </w:rPr>
        <w:t>VDS1.0-alpha</w:t>
      </w:r>
      <w:r w:rsidR="00CC1120">
        <w:rPr>
          <w:rFonts w:hint="eastAsia"/>
        </w:rPr>
        <w:t>源码</w:t>
      </w:r>
      <w:bookmarkEnd w:id="125"/>
    </w:p>
    <w:p w14:paraId="50B32DD4" w14:textId="03A11FD1" w:rsidR="001D5EFB" w:rsidRPr="001D5EFB" w:rsidRDefault="001D5EFB" w:rsidP="001D5EFB">
      <w:pPr>
        <w:ind w:firstLine="422"/>
        <w:rPr>
          <w:b/>
          <w:bCs/>
        </w:rPr>
      </w:pPr>
      <w:r w:rsidRPr="001D5EFB">
        <w:rPr>
          <w:b/>
          <w:bCs/>
        </w:rPr>
        <w:t xml:space="preserve"># VDS 1.0-alpha </w:t>
      </w:r>
      <w:r w:rsidRPr="001D5EFB">
        <w:rPr>
          <w:rFonts w:hint="eastAsia"/>
          <w:b/>
          <w:bCs/>
        </w:rPr>
        <w:t>数据加载模块</w:t>
      </w:r>
      <w:r w:rsidRPr="001D5EFB">
        <w:rPr>
          <w:rFonts w:hint="eastAsia"/>
          <w:b/>
          <w:bCs/>
        </w:rPr>
        <w:t xml:space="preserve"> </w:t>
      </w:r>
      <w:r w:rsidRPr="001D5EFB">
        <w:rPr>
          <w:rFonts w:hint="eastAsia"/>
          <w:b/>
          <w:bCs/>
        </w:rPr>
        <w:t>源代码</w:t>
      </w:r>
    </w:p>
    <w:p w14:paraId="24F9CCF7" w14:textId="77777777" w:rsidR="001D5EFB" w:rsidRDefault="001D5EFB" w:rsidP="001D5EFB">
      <w:r>
        <w:t>import os</w:t>
      </w:r>
    </w:p>
    <w:p w14:paraId="1E38F394" w14:textId="77777777" w:rsidR="001D5EFB" w:rsidRDefault="001D5EFB" w:rsidP="001D5EFB">
      <w:r>
        <w:t>import gc</w:t>
      </w:r>
    </w:p>
    <w:p w14:paraId="09E53210" w14:textId="77777777" w:rsidR="001D5EFB" w:rsidRDefault="001D5EFB" w:rsidP="001D5EFB">
      <w:r>
        <w:t># import cv2</w:t>
      </w:r>
    </w:p>
    <w:p w14:paraId="38BE3341" w14:textId="77777777" w:rsidR="001D5EFB" w:rsidRDefault="001D5EFB" w:rsidP="001D5EFB">
      <w:r>
        <w:t>from PIL import Image</w:t>
      </w:r>
    </w:p>
    <w:p w14:paraId="73C11B3A" w14:textId="77777777" w:rsidR="001D5EFB" w:rsidRDefault="001D5EFB" w:rsidP="001D5EFB">
      <w:r>
        <w:t>import numpy as np</w:t>
      </w:r>
    </w:p>
    <w:p w14:paraId="523E7F5F" w14:textId="77777777" w:rsidR="001D5EFB" w:rsidRDefault="001D5EFB" w:rsidP="001D5EFB"/>
    <w:p w14:paraId="42A950BB" w14:textId="77777777" w:rsidR="001D5EFB" w:rsidRDefault="001D5EFB" w:rsidP="001D5EFB">
      <w:pPr>
        <w:rPr>
          <w:rFonts w:hint="eastAsia"/>
        </w:rPr>
      </w:pPr>
      <w:r>
        <w:rPr>
          <w:rFonts w:hint="eastAsia"/>
        </w:rPr>
        <w:t xml:space="preserve"># </w:t>
      </w:r>
      <w:r>
        <w:rPr>
          <w:rFonts w:hint="eastAsia"/>
        </w:rPr>
        <w:t>加载所有图片，共</w:t>
      </w:r>
      <w:r>
        <w:rPr>
          <w:rFonts w:hint="eastAsia"/>
        </w:rPr>
        <w:t>64467</w:t>
      </w:r>
      <w:r>
        <w:rPr>
          <w:rFonts w:hint="eastAsia"/>
        </w:rPr>
        <w:t>张</w:t>
      </w:r>
    </w:p>
    <w:p w14:paraId="748ADB04" w14:textId="77777777" w:rsidR="001D5EFB" w:rsidRDefault="001D5EFB" w:rsidP="001D5EFB"/>
    <w:p w14:paraId="0E01146E" w14:textId="77777777" w:rsidR="001D5EFB" w:rsidRDefault="001D5EFB" w:rsidP="001D5EFB"/>
    <w:p w14:paraId="5A7969B2" w14:textId="77777777" w:rsidR="001D5EFB" w:rsidRDefault="001D5EFB" w:rsidP="001D5EFB">
      <w:r>
        <w:t>def load_data():</w:t>
      </w:r>
    </w:p>
    <w:p w14:paraId="7ED8B22B" w14:textId="77777777" w:rsidR="001D5EFB" w:rsidRDefault="001D5EFB" w:rsidP="001D5EFB">
      <w:r>
        <w:t xml:space="preserve">    # Return a new array of given shape and type, without initializing entries.</w:t>
      </w:r>
    </w:p>
    <w:p w14:paraId="5A381A06" w14:textId="77777777" w:rsidR="001D5EFB" w:rsidRDefault="001D5EFB" w:rsidP="001D5EFB">
      <w:r>
        <w:t xml:space="preserve">    data = np.empty((64467, 60, 80, 3), dtype='float32')</w:t>
      </w:r>
    </w:p>
    <w:p w14:paraId="354B4281" w14:textId="77777777" w:rsidR="001D5EFB" w:rsidRDefault="001D5EFB" w:rsidP="001D5EFB">
      <w:r>
        <w:t>#     data_arr=[[[[]]]]</w:t>
      </w:r>
    </w:p>
    <w:p w14:paraId="23431F0A" w14:textId="77777777" w:rsidR="001D5EFB" w:rsidRDefault="001D5EFB" w:rsidP="001D5EFB">
      <w:r>
        <w:t>#     label = np.empty((64467, 16), dtype='string')</w:t>
      </w:r>
    </w:p>
    <w:p w14:paraId="610A83BE" w14:textId="77777777" w:rsidR="001D5EFB" w:rsidRDefault="001D5EFB" w:rsidP="001D5EFB">
      <w:r>
        <w:lastRenderedPageBreak/>
        <w:t xml:space="preserve">    label_arr = [["" for i in range(16)]for j in range(64467)]</w:t>
      </w:r>
    </w:p>
    <w:p w14:paraId="6B6D0A4E" w14:textId="77777777" w:rsidR="001D5EFB" w:rsidRDefault="001D5EFB" w:rsidP="001D5EFB">
      <w:pPr>
        <w:rPr>
          <w:rFonts w:hint="eastAsia"/>
        </w:rPr>
      </w:pPr>
      <w:r>
        <w:rPr>
          <w:rFonts w:hint="eastAsia"/>
        </w:rPr>
        <w:t xml:space="preserve">    # os.listdir(filename)</w:t>
      </w:r>
      <w:r>
        <w:rPr>
          <w:rFonts w:hint="eastAsia"/>
        </w:rPr>
        <w:t>返回</w:t>
      </w:r>
      <w:r>
        <w:rPr>
          <w:rFonts w:hint="eastAsia"/>
        </w:rPr>
        <w:t>filename</w:t>
      </w:r>
      <w:r>
        <w:rPr>
          <w:rFonts w:hint="eastAsia"/>
        </w:rPr>
        <w:t>中所有文件的文件名列表</w:t>
      </w:r>
    </w:p>
    <w:p w14:paraId="51313CF5" w14:textId="77777777" w:rsidR="001D5EFB" w:rsidRDefault="001D5EFB" w:rsidP="001D5EFB">
      <w:r>
        <w:t xml:space="preserve">    imgs = os.listdir('cardata')</w:t>
      </w:r>
    </w:p>
    <w:p w14:paraId="68FC6F20" w14:textId="77777777" w:rsidR="001D5EFB" w:rsidRDefault="001D5EFB" w:rsidP="001D5EFB">
      <w:r>
        <w:t xml:space="preserve">    num = len(imgs)</w:t>
      </w:r>
    </w:p>
    <w:p w14:paraId="373FFC96" w14:textId="77777777" w:rsidR="001D5EFB" w:rsidRDefault="001D5EFB" w:rsidP="001D5EFB">
      <w:r>
        <w:t xml:space="preserve">    print(num)</w:t>
      </w:r>
    </w:p>
    <w:p w14:paraId="2CC9D7CA" w14:textId="77777777" w:rsidR="001D5EFB" w:rsidRDefault="001D5EFB" w:rsidP="001D5EFB">
      <w:r>
        <w:t xml:space="preserve">    for i in range(num):</w:t>
      </w:r>
    </w:p>
    <w:p w14:paraId="56683D4B" w14:textId="77777777" w:rsidR="001D5EFB" w:rsidRDefault="001D5EFB" w:rsidP="001D5EFB">
      <w:pPr>
        <w:rPr>
          <w:rFonts w:hint="eastAsia"/>
        </w:rPr>
      </w:pPr>
      <w:r>
        <w:rPr>
          <w:rFonts w:hint="eastAsia"/>
        </w:rPr>
        <w:t xml:space="preserve">        # PIL </w:t>
      </w:r>
      <w:r>
        <w:rPr>
          <w:rFonts w:hint="eastAsia"/>
        </w:rPr>
        <w:t>的</w:t>
      </w:r>
      <w:r>
        <w:rPr>
          <w:rFonts w:hint="eastAsia"/>
        </w:rPr>
        <w:t xml:space="preserve"> open() </w:t>
      </w:r>
      <w:r>
        <w:rPr>
          <w:rFonts w:hint="eastAsia"/>
        </w:rPr>
        <w:t>函数用于创建</w:t>
      </w:r>
      <w:r>
        <w:rPr>
          <w:rFonts w:hint="eastAsia"/>
        </w:rPr>
        <w:t xml:space="preserve"> PIL </w:t>
      </w:r>
      <w:r>
        <w:rPr>
          <w:rFonts w:hint="eastAsia"/>
        </w:rPr>
        <w:t>图像对象</w:t>
      </w:r>
    </w:p>
    <w:p w14:paraId="78044913" w14:textId="77777777" w:rsidR="001D5EFB" w:rsidRDefault="001D5EFB" w:rsidP="001D5EFB">
      <w:r>
        <w:t xml:space="preserve">        img_0 = Image.open('cardata/'+imgs[i])</w:t>
      </w:r>
    </w:p>
    <w:p w14:paraId="57744E25" w14:textId="77777777" w:rsidR="001D5EFB" w:rsidRDefault="001D5EFB" w:rsidP="001D5EFB">
      <w:r>
        <w:t xml:space="preserve">        img = img_0.resize((80, 60), Image.ANTIALIAS)</w:t>
      </w:r>
    </w:p>
    <w:p w14:paraId="23E6BF2E" w14:textId="77777777" w:rsidR="001D5EFB" w:rsidRDefault="001D5EFB" w:rsidP="001D5EFB">
      <w:r>
        <w:t xml:space="preserve">        # Convert the input to an array</w:t>
      </w:r>
    </w:p>
    <w:p w14:paraId="6641041A" w14:textId="77777777" w:rsidR="001D5EFB" w:rsidRDefault="001D5EFB" w:rsidP="001D5EFB">
      <w:r>
        <w:t xml:space="preserve">        arr = np.asarray(img, dtype='float32')</w:t>
      </w:r>
    </w:p>
    <w:p w14:paraId="674742B8" w14:textId="77777777" w:rsidR="001D5EFB" w:rsidRDefault="001D5EFB" w:rsidP="001D5EFB">
      <w:r>
        <w:t xml:space="preserve">        data[i, :, :, :] = arr</w:t>
      </w:r>
    </w:p>
    <w:p w14:paraId="33D76E8D" w14:textId="77777777" w:rsidR="001D5EFB" w:rsidRDefault="001D5EFB" w:rsidP="001D5EFB"/>
    <w:p w14:paraId="6AB8EBAA" w14:textId="77777777" w:rsidR="001D5EFB" w:rsidRDefault="001D5EFB" w:rsidP="001D5EFB">
      <w:pPr>
        <w:rPr>
          <w:rFonts w:hint="eastAsia"/>
        </w:rPr>
      </w:pPr>
      <w:r>
        <w:rPr>
          <w:rFonts w:hint="eastAsia"/>
        </w:rPr>
        <w:t xml:space="preserve">        label_arr[i] = imgs[i].split('_')[0:16]  # </w:t>
      </w:r>
      <w:r>
        <w:rPr>
          <w:rFonts w:hint="eastAsia"/>
        </w:rPr>
        <w:t>这个是字符串类型需要编码</w:t>
      </w:r>
    </w:p>
    <w:p w14:paraId="5335CDCC" w14:textId="77777777" w:rsidR="001D5EFB" w:rsidRDefault="001D5EFB" w:rsidP="001D5EFB">
      <w:r>
        <w:t xml:space="preserve">        if i % 100 == 0:</w:t>
      </w:r>
    </w:p>
    <w:p w14:paraId="5224DA4F" w14:textId="77777777" w:rsidR="001D5EFB" w:rsidRDefault="001D5EFB" w:rsidP="001D5EFB">
      <w:r>
        <w:t xml:space="preserve">            print(i/646, "%")</w:t>
      </w:r>
    </w:p>
    <w:p w14:paraId="6AD7E250" w14:textId="77777777" w:rsidR="001D5EFB" w:rsidRDefault="001D5EFB" w:rsidP="001D5EFB">
      <w:r>
        <w:t xml:space="preserve">        del arr</w:t>
      </w:r>
    </w:p>
    <w:p w14:paraId="7711FA31" w14:textId="77777777" w:rsidR="001D5EFB" w:rsidRDefault="001D5EFB" w:rsidP="001D5EFB">
      <w:r>
        <w:t xml:space="preserve">        del img</w:t>
      </w:r>
    </w:p>
    <w:p w14:paraId="07B80FA2" w14:textId="77777777" w:rsidR="001D5EFB" w:rsidRDefault="001D5EFB" w:rsidP="001D5EFB">
      <w:r>
        <w:t xml:space="preserve">        del img_0</w:t>
      </w:r>
    </w:p>
    <w:p w14:paraId="3B3C67A2" w14:textId="77777777" w:rsidR="001D5EFB" w:rsidRDefault="001D5EFB" w:rsidP="001D5EFB">
      <w:r>
        <w:t xml:space="preserve">        gc.collect()</w:t>
      </w:r>
    </w:p>
    <w:p w14:paraId="574E537D" w14:textId="17608B05" w:rsidR="001D5EFB" w:rsidRDefault="001D5EFB" w:rsidP="001D5EFB">
      <w:pPr>
        <w:rPr>
          <w:rFonts w:hint="eastAsia"/>
        </w:rPr>
      </w:pPr>
      <w:r>
        <w:t xml:space="preserve">    return data, label_arr</w:t>
      </w:r>
    </w:p>
    <w:p w14:paraId="4A2075C6" w14:textId="6DC1F822" w:rsidR="001D5EFB" w:rsidRDefault="001D5EFB" w:rsidP="001D5EFB"/>
    <w:p w14:paraId="45592ED5" w14:textId="30FABB24" w:rsidR="001D5EFB" w:rsidRDefault="001D5EFB" w:rsidP="001D5EFB">
      <w:r w:rsidRPr="001D5EFB">
        <w:t>data, label_arr = load_data()</w:t>
      </w:r>
    </w:p>
    <w:p w14:paraId="1DEA2D9F" w14:textId="3BE4E290" w:rsidR="001D5EFB" w:rsidRDefault="001D5EFB" w:rsidP="001D5EFB"/>
    <w:p w14:paraId="0F03AD13" w14:textId="77777777" w:rsidR="001D5EFB" w:rsidRDefault="001D5EFB" w:rsidP="001D5EFB">
      <w:pPr>
        <w:rPr>
          <w:rFonts w:hint="eastAsia"/>
        </w:rPr>
      </w:pPr>
      <w:r>
        <w:rPr>
          <w:rFonts w:hint="eastAsia"/>
        </w:rPr>
        <w:t xml:space="preserve"># </w:t>
      </w:r>
      <w:r>
        <w:rPr>
          <w:rFonts w:hint="eastAsia"/>
        </w:rPr>
        <w:t>保存到文件</w:t>
      </w:r>
      <w:r>
        <w:rPr>
          <w:rFonts w:hint="eastAsia"/>
        </w:rPr>
        <w:t xml:space="preserve"> </w:t>
      </w:r>
      <w:r>
        <w:rPr>
          <w:rFonts w:hint="eastAsia"/>
        </w:rPr>
        <w:t>避免下次重复计算</w:t>
      </w:r>
    </w:p>
    <w:p w14:paraId="1B135BF1" w14:textId="77777777" w:rsidR="001D5EFB" w:rsidRDefault="001D5EFB" w:rsidP="001D5EFB">
      <w:r>
        <w:t>import scipy.io as io</w:t>
      </w:r>
    </w:p>
    <w:p w14:paraId="50BAE7B5" w14:textId="77777777" w:rsidR="001D5EFB" w:rsidRDefault="001D5EFB" w:rsidP="001D5EFB">
      <w:r>
        <w:t>data_mat_path = 'mats/data_old'</w:t>
      </w:r>
    </w:p>
    <w:p w14:paraId="2D57E0F6" w14:textId="77777777" w:rsidR="001D5EFB" w:rsidRDefault="001D5EFB" w:rsidP="001D5EFB">
      <w:r>
        <w:t>label_mat_path = 'labels/label_old'</w:t>
      </w:r>
    </w:p>
    <w:p w14:paraId="1F5E0334" w14:textId="77777777" w:rsidR="001D5EFB" w:rsidRDefault="001D5EFB" w:rsidP="001D5EFB">
      <w:r>
        <w:t>io.savemat(data_mat_path, {'name': data})</w:t>
      </w:r>
    </w:p>
    <w:p w14:paraId="56D471D2" w14:textId="43F175AE" w:rsidR="001D5EFB" w:rsidRDefault="001D5EFB" w:rsidP="001D5EFB">
      <w:r>
        <w:t>io.savemat(label_mat_path, {'name': label})</w:t>
      </w:r>
    </w:p>
    <w:p w14:paraId="213C71A6" w14:textId="26E0B430" w:rsidR="001D5EFB" w:rsidRDefault="001D5EFB" w:rsidP="001D5EFB"/>
    <w:p w14:paraId="5788EC54" w14:textId="77777777" w:rsidR="001D5EFB" w:rsidRDefault="001D5EFB" w:rsidP="001D5EFB">
      <w:pPr>
        <w:rPr>
          <w:rFonts w:hint="eastAsia"/>
        </w:rPr>
      </w:pPr>
      <w:r>
        <w:rPr>
          <w:rFonts w:hint="eastAsia"/>
        </w:rPr>
        <w:t xml:space="preserve"># </w:t>
      </w:r>
      <w:r>
        <w:rPr>
          <w:rFonts w:hint="eastAsia"/>
        </w:rPr>
        <w:t>加载</w:t>
      </w:r>
      <w:r>
        <w:rPr>
          <w:rFonts w:hint="eastAsia"/>
        </w:rPr>
        <w:t>data</w:t>
      </w:r>
      <w:r>
        <w:rPr>
          <w:rFonts w:hint="eastAsia"/>
        </w:rPr>
        <w:t>、</w:t>
      </w:r>
      <w:r>
        <w:rPr>
          <w:rFonts w:hint="eastAsia"/>
        </w:rPr>
        <w:t>label</w:t>
      </w:r>
    </w:p>
    <w:p w14:paraId="3ADF246A" w14:textId="77777777" w:rsidR="001D5EFB" w:rsidRDefault="001D5EFB" w:rsidP="001D5EFB">
      <w:r>
        <w:t>import scipy.io as io</w:t>
      </w:r>
    </w:p>
    <w:p w14:paraId="1D84BE71" w14:textId="77777777" w:rsidR="001D5EFB" w:rsidRDefault="001D5EFB" w:rsidP="001D5EFB">
      <w:r>
        <w:t>data_mat_path = 'mats/'</w:t>
      </w:r>
    </w:p>
    <w:p w14:paraId="088AB6EB" w14:textId="77777777" w:rsidR="001D5EFB" w:rsidRDefault="001D5EFB" w:rsidP="001D5EFB">
      <w:r>
        <w:t>label_mat_path = 'labels/'</w:t>
      </w:r>
    </w:p>
    <w:p w14:paraId="4C97FBE2" w14:textId="77777777" w:rsidR="001D5EFB" w:rsidRDefault="001D5EFB" w:rsidP="001D5EFB"/>
    <w:p w14:paraId="7DA6F4E0" w14:textId="77777777" w:rsidR="001D5EFB" w:rsidRDefault="001D5EFB" w:rsidP="001D5EFB">
      <w:r>
        <w:lastRenderedPageBreak/>
        <w:t>data_filename = 'data.mat'</w:t>
      </w:r>
    </w:p>
    <w:p w14:paraId="090D252C" w14:textId="77777777" w:rsidR="001D5EFB" w:rsidRDefault="001D5EFB" w:rsidP="001D5EFB">
      <w:r>
        <w:t>label_filename = 'label.mat'</w:t>
      </w:r>
    </w:p>
    <w:p w14:paraId="5857BCC2" w14:textId="77777777" w:rsidR="001D5EFB" w:rsidRDefault="001D5EFB" w:rsidP="001D5EFB">
      <w:r>
        <w:t>data = io.loadmat(data_mat_path+data_filename)["name"]</w:t>
      </w:r>
    </w:p>
    <w:p w14:paraId="156D68D6" w14:textId="1BFE4B16" w:rsidR="001D5EFB" w:rsidRDefault="001D5EFB" w:rsidP="001D5EFB">
      <w:r>
        <w:t>label = io.loadmat(label_mat_path+label_filename)["name"]</w:t>
      </w:r>
    </w:p>
    <w:p w14:paraId="05935AB8" w14:textId="010C0284" w:rsidR="001D5EFB" w:rsidRDefault="001D5EFB" w:rsidP="001D5EFB"/>
    <w:p w14:paraId="2446360C" w14:textId="77777777" w:rsidR="001D5EFB" w:rsidRDefault="001D5EFB" w:rsidP="001D5EFB">
      <w:pPr>
        <w:rPr>
          <w:rFonts w:hint="eastAsia"/>
        </w:rPr>
      </w:pPr>
      <w:r>
        <w:rPr>
          <w:rFonts w:hint="eastAsia"/>
        </w:rPr>
        <w:t xml:space="preserve">for i in range(64467):  # </w:t>
      </w:r>
      <w:r>
        <w:rPr>
          <w:rFonts w:hint="eastAsia"/>
        </w:rPr>
        <w:t>去除因对齐添加的空格</w:t>
      </w:r>
    </w:p>
    <w:p w14:paraId="3494293A" w14:textId="77777777" w:rsidR="001D5EFB" w:rsidRDefault="001D5EFB" w:rsidP="001D5EFB">
      <w:r>
        <w:t xml:space="preserve">    for j in range(16):</w:t>
      </w:r>
    </w:p>
    <w:p w14:paraId="44C921DF" w14:textId="629FD747" w:rsidR="001D5EFB" w:rsidRDefault="001D5EFB" w:rsidP="001D5EFB">
      <w:r>
        <w:t xml:space="preserve">        label[i][j] = label[i][j].strip()</w:t>
      </w:r>
    </w:p>
    <w:p w14:paraId="29129F9A" w14:textId="4A81A47F" w:rsidR="001D5EFB" w:rsidRDefault="001D5EFB" w:rsidP="001D5EFB"/>
    <w:p w14:paraId="38EC8948" w14:textId="6858339F" w:rsidR="001D5EFB" w:rsidRPr="001D5EFB" w:rsidRDefault="001D5EFB" w:rsidP="001D5EFB">
      <w:pPr>
        <w:ind w:firstLine="422"/>
        <w:rPr>
          <w:b/>
          <w:bCs/>
        </w:rPr>
      </w:pPr>
      <w:r w:rsidRPr="001D5EFB">
        <w:rPr>
          <w:b/>
          <w:bCs/>
        </w:rPr>
        <w:t xml:space="preserve"># VDS 1.0-alpha </w:t>
      </w:r>
      <w:r w:rsidRPr="001D5EFB">
        <w:rPr>
          <w:rFonts w:hint="eastAsia"/>
          <w:b/>
          <w:bCs/>
        </w:rPr>
        <w:t>数据</w:t>
      </w:r>
      <w:r>
        <w:rPr>
          <w:rFonts w:hint="eastAsia"/>
          <w:b/>
          <w:bCs/>
        </w:rPr>
        <w:t>清洗模块</w:t>
      </w:r>
      <w:r w:rsidRPr="001D5EFB">
        <w:rPr>
          <w:rFonts w:hint="eastAsia"/>
          <w:b/>
          <w:bCs/>
        </w:rPr>
        <w:t xml:space="preserve"> </w:t>
      </w:r>
      <w:r w:rsidRPr="001D5EFB">
        <w:rPr>
          <w:rFonts w:hint="eastAsia"/>
          <w:b/>
          <w:bCs/>
        </w:rPr>
        <w:t>源代码</w:t>
      </w:r>
    </w:p>
    <w:p w14:paraId="1A608D07" w14:textId="77777777" w:rsidR="001D5EFB" w:rsidRDefault="001D5EFB" w:rsidP="001D5EFB">
      <w:pPr>
        <w:rPr>
          <w:rFonts w:hint="eastAsia"/>
        </w:rPr>
      </w:pPr>
      <w:r>
        <w:rPr>
          <w:rFonts w:hint="eastAsia"/>
        </w:rPr>
        <w:t xml:space="preserve"># </w:t>
      </w:r>
      <w:r>
        <w:rPr>
          <w:rFonts w:hint="eastAsia"/>
        </w:rPr>
        <w:t>选取所有</w:t>
      </w:r>
      <w:r>
        <w:rPr>
          <w:rFonts w:hint="eastAsia"/>
        </w:rPr>
        <w:t>label</w:t>
      </w:r>
      <w:r>
        <w:rPr>
          <w:rFonts w:hint="eastAsia"/>
        </w:rPr>
        <w:t>作为使用，因为这样的估价会更加准确</w:t>
      </w:r>
    </w:p>
    <w:p w14:paraId="050EF6DA" w14:textId="77777777" w:rsidR="001D5EFB" w:rsidRDefault="001D5EFB" w:rsidP="001D5EFB">
      <w:pPr>
        <w:rPr>
          <w:rFonts w:hint="eastAsia"/>
        </w:rPr>
      </w:pPr>
      <w:r>
        <w:rPr>
          <w:rFonts w:hint="eastAsia"/>
        </w:rPr>
        <w:t xml:space="preserve"># </w:t>
      </w:r>
      <w:r>
        <w:rPr>
          <w:rFonts w:hint="eastAsia"/>
        </w:rPr>
        <w:t>首先对</w:t>
      </w:r>
      <w:r>
        <w:rPr>
          <w:rFonts w:hint="eastAsia"/>
        </w:rPr>
        <w:t>label</w:t>
      </w:r>
      <w:r>
        <w:rPr>
          <w:rFonts w:hint="eastAsia"/>
        </w:rPr>
        <w:t>进行编码，数字类型的和字符串类型的要使用不同的编码方式</w:t>
      </w:r>
    </w:p>
    <w:p w14:paraId="6A9075E6" w14:textId="7863DD3E" w:rsidR="001D5EFB" w:rsidRDefault="001D5EFB" w:rsidP="001D5EFB">
      <w:r>
        <w:rPr>
          <w:rFonts w:hint="eastAsia"/>
        </w:rPr>
        <w:t xml:space="preserve"># </w:t>
      </w:r>
      <w:r>
        <w:rPr>
          <w:rFonts w:hint="eastAsia"/>
        </w:rPr>
        <w:t>参考</w:t>
      </w:r>
      <w:r>
        <w:rPr>
          <w:rFonts w:hint="eastAsia"/>
        </w:rPr>
        <w:t xml:space="preserve"> </w:t>
      </w:r>
      <w:hyperlink r:id="rId89" w:history="1">
        <w:r w:rsidRPr="00B36E86">
          <w:rPr>
            <w:rStyle w:val="a9"/>
            <w:rFonts w:hint="eastAsia"/>
          </w:rPr>
          <w:t>https://blog.csdn.net/luguanyou/article/details/80598122</w:t>
        </w:r>
      </w:hyperlink>
    </w:p>
    <w:p w14:paraId="070685A2" w14:textId="77777777" w:rsidR="001D5EFB" w:rsidRDefault="001D5EFB" w:rsidP="001D5EFB">
      <w:pPr>
        <w:rPr>
          <w:rFonts w:hint="eastAsia"/>
        </w:rPr>
      </w:pPr>
      <w:r>
        <w:rPr>
          <w:rFonts w:hint="eastAsia"/>
        </w:rPr>
        <w:t xml:space="preserve"># </w:t>
      </w:r>
      <w:r>
        <w:rPr>
          <w:rFonts w:hint="eastAsia"/>
        </w:rPr>
        <w:t>先将</w:t>
      </w:r>
      <w:r>
        <w:rPr>
          <w:rFonts w:hint="eastAsia"/>
        </w:rPr>
        <w:t>label</w:t>
      </w:r>
      <w:r>
        <w:rPr>
          <w:rFonts w:hint="eastAsia"/>
        </w:rPr>
        <w:t>转换为</w:t>
      </w:r>
      <w:r>
        <w:rPr>
          <w:rFonts w:hint="eastAsia"/>
        </w:rPr>
        <w:t>DataFrame</w:t>
      </w:r>
      <w:r>
        <w:rPr>
          <w:rFonts w:hint="eastAsia"/>
        </w:rPr>
        <w:t>的格式</w:t>
      </w:r>
      <w:r>
        <w:rPr>
          <w:rFonts w:hint="eastAsia"/>
        </w:rPr>
        <w:t>,</w:t>
      </w:r>
      <w:r>
        <w:rPr>
          <w:rFonts w:hint="eastAsia"/>
        </w:rPr>
        <w:t>方便可视化观察</w:t>
      </w:r>
    </w:p>
    <w:p w14:paraId="204159CA" w14:textId="77777777" w:rsidR="001D5EFB" w:rsidRDefault="001D5EFB" w:rsidP="001D5EFB">
      <w:r>
        <w:t>import pandas as pd</w:t>
      </w:r>
    </w:p>
    <w:p w14:paraId="061E6E3B" w14:textId="77777777" w:rsidR="001D5EFB" w:rsidRDefault="001D5EFB" w:rsidP="001D5EFB">
      <w:r>
        <w:t>from sklearn.preprocessing import LabelBinarizer</w:t>
      </w:r>
    </w:p>
    <w:p w14:paraId="58778AB9" w14:textId="77777777" w:rsidR="001D5EFB" w:rsidRDefault="001D5EFB" w:rsidP="001D5EFB">
      <w:r>
        <w:t>from pandas import DataFrame</w:t>
      </w:r>
    </w:p>
    <w:p w14:paraId="7D11CB5F" w14:textId="77777777" w:rsidR="001D5EFB" w:rsidRDefault="001D5EFB" w:rsidP="001D5EFB"/>
    <w:p w14:paraId="3D7DEAD1" w14:textId="2B0B2472" w:rsidR="001D5EFB" w:rsidRDefault="001D5EFB" w:rsidP="001D5EFB">
      <w:pPr>
        <w:ind w:left="420" w:firstLineChars="0" w:firstLine="0"/>
      </w:pPr>
      <w:r>
        <w:t>data_frame_label = DataFrame(label, index=None, columns=['Make', 'Module', 'Year', 'MSRP', 'FrontWheelSize', 'Horsepower', 'Displacement', 'EngineType', 'Width', 'Heigh', 'Length', 'GasMileage',                                                         'Drivetrain', 'PassengerCpacity', 'PassengerDoors', 'BodyStyle'])</w:t>
      </w:r>
    </w:p>
    <w:p w14:paraId="65820679" w14:textId="483F40B9" w:rsidR="001D5EFB" w:rsidRDefault="001D5EFB" w:rsidP="001D5EFB"/>
    <w:p w14:paraId="3DA2E135" w14:textId="616B703C" w:rsidR="001D5EFB" w:rsidRDefault="001D5EFB" w:rsidP="001D5EFB">
      <w:r w:rsidRPr="001D5EFB">
        <w:t>row,col=data_frame_label.shape</w:t>
      </w:r>
    </w:p>
    <w:p w14:paraId="71BD8C6E" w14:textId="0FC1419D" w:rsidR="001D5EFB" w:rsidRDefault="001D5EFB" w:rsidP="001D5EFB"/>
    <w:p w14:paraId="728DBFAB" w14:textId="77777777" w:rsidR="001D5EFB" w:rsidRDefault="001D5EFB" w:rsidP="001D5EFB">
      <w:pPr>
        <w:rPr>
          <w:rFonts w:hint="eastAsia"/>
        </w:rPr>
      </w:pPr>
      <w:r>
        <w:rPr>
          <w:rFonts w:hint="eastAsia"/>
        </w:rPr>
        <w:t xml:space="preserve"># </w:t>
      </w:r>
      <w:r>
        <w:rPr>
          <w:rFonts w:hint="eastAsia"/>
        </w:rPr>
        <w:t>这时候需要进行数据清洗，因为有空值的存在</w:t>
      </w:r>
    </w:p>
    <w:p w14:paraId="42FEEAE6" w14:textId="77777777" w:rsidR="001D5EFB" w:rsidRDefault="001D5EFB" w:rsidP="001D5EFB">
      <w:pPr>
        <w:rPr>
          <w:rFonts w:hint="eastAsia"/>
        </w:rPr>
      </w:pPr>
      <w:r>
        <w:rPr>
          <w:rFonts w:hint="eastAsia"/>
        </w:rPr>
        <w:t xml:space="preserve"># </w:t>
      </w:r>
      <w:r>
        <w:rPr>
          <w:rFonts w:hint="eastAsia"/>
        </w:rPr>
        <w:t>先查看一下有多少记录存在空值</w:t>
      </w:r>
    </w:p>
    <w:p w14:paraId="4886430F" w14:textId="77777777" w:rsidR="001D5EFB" w:rsidRDefault="001D5EFB" w:rsidP="001D5EFB"/>
    <w:p w14:paraId="61C7778E" w14:textId="77777777" w:rsidR="001D5EFB" w:rsidRDefault="001D5EFB" w:rsidP="001D5EFB">
      <w:r>
        <w:t>cols_list = ['Make', 'Module', 'Year', 'MSRP', 'FrontWheelSize', 'Horsepower',</w:t>
      </w:r>
    </w:p>
    <w:p w14:paraId="3C426C03" w14:textId="77777777" w:rsidR="001D5EFB" w:rsidRDefault="001D5EFB" w:rsidP="001D5EFB">
      <w:r>
        <w:t xml:space="preserve">             'Displacement', 'EngineType', 'Width', 'Heigh', 'Length', 'GasMileage',</w:t>
      </w:r>
    </w:p>
    <w:p w14:paraId="5B36785E" w14:textId="77777777" w:rsidR="001D5EFB" w:rsidRDefault="001D5EFB" w:rsidP="001D5EFB">
      <w:r>
        <w:t xml:space="preserve">             'Drivetrain', 'PassengerCpacity', 'PassengerDoors', 'BodyStyle']</w:t>
      </w:r>
    </w:p>
    <w:p w14:paraId="53B4A0B7" w14:textId="77777777" w:rsidR="001D5EFB" w:rsidRDefault="001D5EFB" w:rsidP="001D5EFB">
      <w:r>
        <w:t>del_index = []</w:t>
      </w:r>
    </w:p>
    <w:p w14:paraId="53865BE7" w14:textId="77777777" w:rsidR="001D5EFB" w:rsidRDefault="001D5EFB" w:rsidP="001D5EFB">
      <w:r>
        <w:t>for cols in cols_list:</w:t>
      </w:r>
    </w:p>
    <w:p w14:paraId="64809B6F" w14:textId="77777777" w:rsidR="001D5EFB" w:rsidRDefault="001D5EFB" w:rsidP="001D5EFB">
      <w:r>
        <w:t xml:space="preserve">    for i in range(row):</w:t>
      </w:r>
    </w:p>
    <w:p w14:paraId="34D7EE75" w14:textId="77777777" w:rsidR="001D5EFB" w:rsidRDefault="001D5EFB" w:rsidP="001D5EFB">
      <w:r>
        <w:t xml:space="preserve">        if data_frame_label[cols][i] == 'nan':</w:t>
      </w:r>
    </w:p>
    <w:p w14:paraId="5AE3BF04" w14:textId="77777777" w:rsidR="001D5EFB" w:rsidRDefault="001D5EFB" w:rsidP="001D5EFB">
      <w:r>
        <w:t xml:space="preserve">            del_index.append(i)</w:t>
      </w:r>
    </w:p>
    <w:p w14:paraId="03FEDC03" w14:textId="722292EC" w:rsidR="001D5EFB" w:rsidRDefault="001D5EFB" w:rsidP="001D5EFB">
      <w:r>
        <w:t>len(del_index)</w:t>
      </w:r>
    </w:p>
    <w:p w14:paraId="26328BB0" w14:textId="77777777" w:rsidR="00CB5F7D" w:rsidRDefault="00CB5F7D" w:rsidP="00CB5F7D">
      <w:pPr>
        <w:rPr>
          <w:rFonts w:hint="eastAsia"/>
        </w:rPr>
      </w:pPr>
      <w:r>
        <w:rPr>
          <w:rFonts w:hint="eastAsia"/>
        </w:rPr>
        <w:lastRenderedPageBreak/>
        <w:t xml:space="preserve"># </w:t>
      </w:r>
      <w:r>
        <w:rPr>
          <w:rFonts w:hint="eastAsia"/>
        </w:rPr>
        <w:t>可以看到有</w:t>
      </w:r>
      <w:r>
        <w:rPr>
          <w:rFonts w:hint="eastAsia"/>
        </w:rPr>
        <w:t>24947</w:t>
      </w:r>
      <w:r>
        <w:rPr>
          <w:rFonts w:hint="eastAsia"/>
        </w:rPr>
        <w:t>个记录存在</w:t>
      </w:r>
      <w:r>
        <w:rPr>
          <w:rFonts w:hint="eastAsia"/>
        </w:rPr>
        <w:t>nan</w:t>
      </w:r>
    </w:p>
    <w:p w14:paraId="7C25AC69" w14:textId="77777777" w:rsidR="00CB5F7D" w:rsidRDefault="00CB5F7D" w:rsidP="00CB5F7D">
      <w:pPr>
        <w:rPr>
          <w:rFonts w:hint="eastAsia"/>
        </w:rPr>
      </w:pPr>
      <w:r>
        <w:rPr>
          <w:rFonts w:hint="eastAsia"/>
        </w:rPr>
        <w:t xml:space="preserve"># </w:t>
      </w:r>
      <w:r>
        <w:rPr>
          <w:rFonts w:hint="eastAsia"/>
        </w:rPr>
        <w:t>处理空值主要有两种方式：剔除、替换</w:t>
      </w:r>
    </w:p>
    <w:p w14:paraId="4C54314E" w14:textId="77777777" w:rsidR="00CB5F7D" w:rsidRDefault="00CB5F7D" w:rsidP="00CB5F7D">
      <w:pPr>
        <w:rPr>
          <w:rFonts w:hint="eastAsia"/>
        </w:rPr>
      </w:pPr>
      <w:r>
        <w:rPr>
          <w:rFonts w:hint="eastAsia"/>
        </w:rPr>
        <w:t xml:space="preserve"># </w:t>
      </w:r>
      <w:r>
        <w:rPr>
          <w:rFonts w:hint="eastAsia"/>
        </w:rPr>
        <w:t>在这里存在空值的记录占到了三分之一，用剔除法不太合适，所以决定进行均值填充</w:t>
      </w:r>
    </w:p>
    <w:p w14:paraId="54F44C3C" w14:textId="77777777" w:rsidR="00CB5F7D" w:rsidRDefault="00CB5F7D" w:rsidP="00CB5F7D">
      <w:pPr>
        <w:rPr>
          <w:rFonts w:hint="eastAsia"/>
        </w:rPr>
      </w:pPr>
      <w:r>
        <w:rPr>
          <w:rFonts w:hint="eastAsia"/>
        </w:rPr>
        <w:t xml:space="preserve"># </w:t>
      </w:r>
      <w:r>
        <w:rPr>
          <w:rFonts w:hint="eastAsia"/>
        </w:rPr>
        <w:t>但是有四个字段是字符串类型，无法进行均值计算，我们选择保留它</w:t>
      </w:r>
    </w:p>
    <w:p w14:paraId="3B1D7DE7" w14:textId="77777777" w:rsidR="00CB5F7D" w:rsidRDefault="00CB5F7D" w:rsidP="00CB5F7D">
      <w:r>
        <w:t>import re</w:t>
      </w:r>
    </w:p>
    <w:p w14:paraId="7573D42B" w14:textId="77777777" w:rsidR="00CB5F7D" w:rsidRDefault="00CB5F7D" w:rsidP="00CB5F7D"/>
    <w:p w14:paraId="779F59DF" w14:textId="77777777" w:rsidR="00CB5F7D" w:rsidRDefault="00CB5F7D" w:rsidP="00CB5F7D">
      <w:r>
        <w:t>from fnmatch import fnmatchcase as match</w:t>
      </w:r>
    </w:p>
    <w:p w14:paraId="3747C1B7" w14:textId="77777777" w:rsidR="00CB5F7D" w:rsidRDefault="00CB5F7D" w:rsidP="00CB5F7D"/>
    <w:p w14:paraId="56DF4D24" w14:textId="77777777" w:rsidR="00CB5F7D" w:rsidRDefault="00CB5F7D" w:rsidP="00CB5F7D">
      <w:r>
        <w:t>num_cols_list = ['Year', 'MSRP', 'FrontWheelSize', 'Horsepower',</w:t>
      </w:r>
    </w:p>
    <w:p w14:paraId="4F9F38BE" w14:textId="77777777" w:rsidR="00CB5F7D" w:rsidRDefault="00CB5F7D" w:rsidP="00CB5F7D">
      <w:r>
        <w:t xml:space="preserve">                 'Displacement', 'EngineType', 'Width', 'Heigh', 'Length', 'GasMileage',</w:t>
      </w:r>
    </w:p>
    <w:p w14:paraId="2A50A29F" w14:textId="77777777" w:rsidR="00CB5F7D" w:rsidRDefault="00CB5F7D" w:rsidP="00CB5F7D">
      <w:r>
        <w:t xml:space="preserve">                 'PassengerCpacity', 'PassengerDoors']</w:t>
      </w:r>
    </w:p>
    <w:p w14:paraId="727B802E" w14:textId="77777777" w:rsidR="00CB5F7D" w:rsidRDefault="00CB5F7D" w:rsidP="00CB5F7D">
      <w:r>
        <w:t># avg_year = avg_msrp = avg_fws = avg_horsr = avg_disp = avg_engine = avg_w = avg_h = avg_l = avg_gas = avg_passcap = avg_passdoor = 0</w:t>
      </w:r>
    </w:p>
    <w:p w14:paraId="06F15D6D" w14:textId="77777777" w:rsidR="00CB5F7D" w:rsidRDefault="00CB5F7D" w:rsidP="00CB5F7D">
      <w:r>
        <w:t>avg = [0 for i in range(len(num_cols_list))]</w:t>
      </w:r>
    </w:p>
    <w:p w14:paraId="7499C3AF" w14:textId="77777777" w:rsidR="00CB5F7D" w:rsidRDefault="00CB5F7D" w:rsidP="00CB5F7D">
      <w:r>
        <w:t>sums = [0 for i in range(len(num_cols_list))]</w:t>
      </w:r>
    </w:p>
    <w:p w14:paraId="49F50D68" w14:textId="77777777" w:rsidR="00CB5F7D" w:rsidRDefault="00CB5F7D" w:rsidP="00CB5F7D">
      <w:r>
        <w:t>num = [0 for i in range(len(num_cols_list))]</w:t>
      </w:r>
    </w:p>
    <w:p w14:paraId="591019EF" w14:textId="77777777" w:rsidR="00CB5F7D" w:rsidRDefault="00CB5F7D" w:rsidP="00CB5F7D">
      <w:r>
        <w:t>for i in range(row):</w:t>
      </w:r>
    </w:p>
    <w:p w14:paraId="59BFC6C8" w14:textId="77777777" w:rsidR="00CB5F7D" w:rsidRDefault="00CB5F7D" w:rsidP="00CB5F7D">
      <w:r>
        <w:t xml:space="preserve">    for j in range(len(num_cols_list)):</w:t>
      </w:r>
    </w:p>
    <w:p w14:paraId="2D39C225" w14:textId="77777777" w:rsidR="00CB5F7D" w:rsidRDefault="00CB5F7D" w:rsidP="00CB5F7D">
      <w:r>
        <w:t xml:space="preserve">        x = data_frame_label[num_cols_list[j]][i]</w:t>
      </w:r>
    </w:p>
    <w:p w14:paraId="1BD9D6F7" w14:textId="77777777" w:rsidR="00CB5F7D" w:rsidRDefault="00CB5F7D" w:rsidP="00CB5F7D">
      <w:r>
        <w:t>#         if match(x,[0-9]\d*):</w:t>
      </w:r>
    </w:p>
    <w:p w14:paraId="0F188D30" w14:textId="77777777" w:rsidR="00CB5F7D" w:rsidRDefault="00CB5F7D" w:rsidP="00CB5F7D">
      <w:r>
        <w:t xml:space="preserve">        if match(x,"[0-9]*"):</w:t>
      </w:r>
    </w:p>
    <w:p w14:paraId="3BED1A8B" w14:textId="77777777" w:rsidR="00CB5F7D" w:rsidRDefault="00CB5F7D" w:rsidP="00CB5F7D">
      <w:r>
        <w:t xml:space="preserve">            num[j] += 1</w:t>
      </w:r>
    </w:p>
    <w:p w14:paraId="336B50DC" w14:textId="734C2E85" w:rsidR="001D5EFB" w:rsidRDefault="00CB5F7D" w:rsidP="00CB5F7D">
      <w:r>
        <w:t xml:space="preserve">            sums[j] += int(x)</w:t>
      </w:r>
    </w:p>
    <w:p w14:paraId="069E2AC9" w14:textId="77777777" w:rsidR="00CB5F7D" w:rsidRDefault="00CB5F7D" w:rsidP="00CB5F7D">
      <w:r>
        <w:t>for i in range(len(num_cols_list)):</w:t>
      </w:r>
    </w:p>
    <w:p w14:paraId="7CDC1B9C" w14:textId="77777777" w:rsidR="00CB5F7D" w:rsidRDefault="00CB5F7D" w:rsidP="00CB5F7D">
      <w:r>
        <w:t xml:space="preserve">    avg[i]=int(sums[i]/num[i])</w:t>
      </w:r>
    </w:p>
    <w:p w14:paraId="56FBB0E1" w14:textId="77777777" w:rsidR="00CB5F7D" w:rsidRDefault="00CB5F7D" w:rsidP="00CB5F7D">
      <w:pPr>
        <w:rPr>
          <w:rFonts w:hint="eastAsia"/>
        </w:rPr>
      </w:pPr>
      <w:r>
        <w:rPr>
          <w:rFonts w:hint="eastAsia"/>
        </w:rPr>
        <w:t xml:space="preserve"># </w:t>
      </w:r>
      <w:r>
        <w:rPr>
          <w:rFonts w:hint="eastAsia"/>
        </w:rPr>
        <w:t>有了均值之后，对非法值进行修改</w:t>
      </w:r>
    </w:p>
    <w:p w14:paraId="10BD7B10" w14:textId="77777777" w:rsidR="00CB5F7D" w:rsidRDefault="00CB5F7D" w:rsidP="00CB5F7D">
      <w:r>
        <w:t>for i in range(row):</w:t>
      </w:r>
    </w:p>
    <w:p w14:paraId="5026C7B0" w14:textId="77777777" w:rsidR="00CB5F7D" w:rsidRDefault="00CB5F7D" w:rsidP="00CB5F7D">
      <w:r>
        <w:t xml:space="preserve">    for j in range(len(num_cols_list)):</w:t>
      </w:r>
    </w:p>
    <w:p w14:paraId="7AC79196" w14:textId="77777777" w:rsidR="00CB5F7D" w:rsidRDefault="00CB5F7D" w:rsidP="00CB5F7D">
      <w:r>
        <w:t xml:space="preserve">        x = data_frame_label[num_cols_list[j]][i]</w:t>
      </w:r>
    </w:p>
    <w:p w14:paraId="552921D9" w14:textId="77777777" w:rsidR="00CB5F7D" w:rsidRDefault="00CB5F7D" w:rsidP="00CB5F7D">
      <w:r>
        <w:t xml:space="preserve">        if match(x, "[0-9]*"):</w:t>
      </w:r>
    </w:p>
    <w:p w14:paraId="26047380" w14:textId="77777777" w:rsidR="00CB5F7D" w:rsidRDefault="00CB5F7D" w:rsidP="00CB5F7D">
      <w:r>
        <w:t xml:space="preserve">            data_frame_label[num_cols_list[j]][i]=int(x)</w:t>
      </w:r>
    </w:p>
    <w:p w14:paraId="13CFBE09" w14:textId="77777777" w:rsidR="00CB5F7D" w:rsidRDefault="00CB5F7D" w:rsidP="00CB5F7D">
      <w:r>
        <w:t xml:space="preserve">        else:</w:t>
      </w:r>
    </w:p>
    <w:p w14:paraId="23BA0C27" w14:textId="77777777" w:rsidR="00CB5F7D" w:rsidRDefault="00CB5F7D" w:rsidP="00CB5F7D">
      <w:r>
        <w:t xml:space="preserve">            data_frame_label[num_cols_list[j]][i]=avg[j]</w:t>
      </w:r>
    </w:p>
    <w:p w14:paraId="33710671" w14:textId="77777777" w:rsidR="00CB5F7D" w:rsidRDefault="00CB5F7D" w:rsidP="00CB5F7D">
      <w:r>
        <w:t xml:space="preserve">    if i%1000!=0:</w:t>
      </w:r>
    </w:p>
    <w:p w14:paraId="1210E177" w14:textId="77777777" w:rsidR="00CB5F7D" w:rsidRDefault="00CB5F7D" w:rsidP="00CB5F7D">
      <w:r>
        <w:t xml:space="preserve">        pass</w:t>
      </w:r>
    </w:p>
    <w:p w14:paraId="2CA63F7D" w14:textId="77777777" w:rsidR="00CB5F7D" w:rsidRDefault="00CB5F7D" w:rsidP="00CB5F7D">
      <w:r>
        <w:t xml:space="preserve">    else:</w:t>
      </w:r>
    </w:p>
    <w:p w14:paraId="4CA1880C" w14:textId="71871681" w:rsidR="00CB5F7D" w:rsidRDefault="00CB5F7D" w:rsidP="00CB5F7D">
      <w:r>
        <w:lastRenderedPageBreak/>
        <w:t xml:space="preserve">        print(100*i/row,"%")</w:t>
      </w:r>
    </w:p>
    <w:p w14:paraId="66773817" w14:textId="06AFB37C" w:rsidR="00FF1287" w:rsidRDefault="00FF1287" w:rsidP="00CB5F7D"/>
    <w:p w14:paraId="148A4982" w14:textId="77777777" w:rsidR="00FF1287" w:rsidRDefault="00FF1287" w:rsidP="00FF1287">
      <w:pPr>
        <w:rPr>
          <w:rFonts w:hint="eastAsia"/>
        </w:rPr>
      </w:pPr>
      <w:r>
        <w:rPr>
          <w:rFonts w:hint="eastAsia"/>
        </w:rPr>
        <w:t xml:space="preserve"># </w:t>
      </w:r>
      <w:r>
        <w:rPr>
          <w:rFonts w:hint="eastAsia"/>
        </w:rPr>
        <w:t>然后对</w:t>
      </w:r>
      <w:r>
        <w:rPr>
          <w:rFonts w:hint="eastAsia"/>
        </w:rPr>
        <w:t>label</w:t>
      </w:r>
      <w:r>
        <w:rPr>
          <w:rFonts w:hint="eastAsia"/>
        </w:rPr>
        <w:t>中的不同标签分别使用</w:t>
      </w:r>
      <w:r>
        <w:rPr>
          <w:rFonts w:hint="eastAsia"/>
        </w:rPr>
        <w:t>sklearn</w:t>
      </w:r>
      <w:r>
        <w:rPr>
          <w:rFonts w:hint="eastAsia"/>
        </w:rPr>
        <w:t>的</w:t>
      </w:r>
      <w:r>
        <w:rPr>
          <w:rFonts w:hint="eastAsia"/>
        </w:rPr>
        <w:t>LabelBinarizer</w:t>
      </w:r>
      <w:r>
        <w:rPr>
          <w:rFonts w:hint="eastAsia"/>
        </w:rPr>
        <w:t>进行编码，替换原先</w:t>
      </w:r>
      <w:r>
        <w:rPr>
          <w:rFonts w:hint="eastAsia"/>
        </w:rPr>
        <w:t>label</w:t>
      </w:r>
      <w:r>
        <w:rPr>
          <w:rFonts w:hint="eastAsia"/>
        </w:rPr>
        <w:t>的标签</w:t>
      </w:r>
    </w:p>
    <w:p w14:paraId="1832B175" w14:textId="77777777" w:rsidR="00FF1287" w:rsidRDefault="00FF1287" w:rsidP="00FF1287">
      <w:r>
        <w:t>encoder = LabelBinarizer()</w:t>
      </w:r>
    </w:p>
    <w:p w14:paraId="6BCE95F1" w14:textId="77777777" w:rsidR="00FF1287" w:rsidRDefault="00FF1287" w:rsidP="00FF1287"/>
    <w:p w14:paraId="6F5B207B" w14:textId="77777777" w:rsidR="00FF1287" w:rsidRDefault="00FF1287" w:rsidP="00FF1287">
      <w:r>
        <w:t>make_onehot = encoder.fit_transform(data_frame_label['Make'])</w:t>
      </w:r>
    </w:p>
    <w:p w14:paraId="15F9F81C" w14:textId="77777777" w:rsidR="00FF1287" w:rsidRDefault="00FF1287" w:rsidP="00FF1287">
      <w:r>
        <w:t>module_onehot = encoder.fit_transform(data_frame_label['Module'])</w:t>
      </w:r>
    </w:p>
    <w:p w14:paraId="31B01387" w14:textId="77777777" w:rsidR="00FF1287" w:rsidRDefault="00FF1287" w:rsidP="00FF1287">
      <w:r>
        <w:t>drivetrain_onehot = encoder.fit_transform(data_frame_label['Drivetrain'])</w:t>
      </w:r>
    </w:p>
    <w:p w14:paraId="1D854975" w14:textId="0C710A49" w:rsidR="00FF1287" w:rsidRDefault="00FF1287" w:rsidP="00FF1287">
      <w:r>
        <w:t>bodystyle_one_hot = encoder.fit_transform(data_frame_label['BodyStyle'])</w:t>
      </w:r>
    </w:p>
    <w:p w14:paraId="67A45B0C" w14:textId="2745D4F8" w:rsidR="00FF1287" w:rsidRDefault="00FF1287" w:rsidP="00FF1287"/>
    <w:p w14:paraId="27D6ECA0" w14:textId="77777777" w:rsidR="00FF1287" w:rsidRDefault="00FF1287" w:rsidP="00FF1287">
      <w:pPr>
        <w:rPr>
          <w:rFonts w:hint="eastAsia"/>
        </w:rPr>
      </w:pPr>
      <w:r>
        <w:rPr>
          <w:rFonts w:hint="eastAsia"/>
        </w:rPr>
        <w:t xml:space="preserve"># </w:t>
      </w:r>
      <w:r>
        <w:rPr>
          <w:rFonts w:hint="eastAsia"/>
        </w:rPr>
        <w:t>现在已经将字符串类型的标签进行独热编码，放到四个变量当中。接下来，移除原</w:t>
      </w:r>
      <w:r>
        <w:rPr>
          <w:rFonts w:hint="eastAsia"/>
        </w:rPr>
        <w:t>dataframelabel</w:t>
      </w:r>
      <w:r>
        <w:rPr>
          <w:rFonts w:hint="eastAsia"/>
        </w:rPr>
        <w:t>中这四列</w:t>
      </w:r>
    </w:p>
    <w:p w14:paraId="7B4083E6" w14:textId="77777777" w:rsidR="00FF1287" w:rsidRDefault="00FF1287" w:rsidP="00FF1287">
      <w:pPr>
        <w:rPr>
          <w:rFonts w:hint="eastAsia"/>
        </w:rPr>
      </w:pPr>
      <w:r>
        <w:rPr>
          <w:rFonts w:hint="eastAsia"/>
        </w:rPr>
        <w:t xml:space="preserve"># </w:t>
      </w:r>
      <w:r>
        <w:rPr>
          <w:rFonts w:hint="eastAsia"/>
        </w:rPr>
        <w:t>在移除之前，要先建立独热编码后的标签和之前的联系，用字典表示</w:t>
      </w:r>
    </w:p>
    <w:p w14:paraId="7510FD39" w14:textId="77777777" w:rsidR="00FF1287" w:rsidRDefault="00FF1287" w:rsidP="00FF1287">
      <w:r>
        <w:t>dict_make = {}</w:t>
      </w:r>
    </w:p>
    <w:p w14:paraId="27CF587D" w14:textId="77777777" w:rsidR="00FF1287" w:rsidRDefault="00FF1287" w:rsidP="00FF1287">
      <w:r>
        <w:t>dict_module = {}</w:t>
      </w:r>
    </w:p>
    <w:p w14:paraId="588272B9" w14:textId="77777777" w:rsidR="00FF1287" w:rsidRDefault="00FF1287" w:rsidP="00FF1287">
      <w:r>
        <w:t>dict_drivetrain = {}</w:t>
      </w:r>
    </w:p>
    <w:p w14:paraId="1F780FB5" w14:textId="77777777" w:rsidR="00FF1287" w:rsidRDefault="00FF1287" w:rsidP="00FF1287">
      <w:r>
        <w:t>dict_bodystyle = {}</w:t>
      </w:r>
    </w:p>
    <w:p w14:paraId="5BFF46D4" w14:textId="77777777" w:rsidR="00FF1287" w:rsidRDefault="00FF1287" w:rsidP="00FF1287"/>
    <w:p w14:paraId="6B4D1612" w14:textId="77777777" w:rsidR="00FF1287" w:rsidRDefault="00FF1287" w:rsidP="00FF1287">
      <w:pPr>
        <w:rPr>
          <w:rFonts w:hint="eastAsia"/>
        </w:rPr>
      </w:pPr>
      <w:r>
        <w:rPr>
          <w:rFonts w:hint="eastAsia"/>
        </w:rPr>
        <w:t xml:space="preserve"># </w:t>
      </w:r>
      <w:r>
        <w:rPr>
          <w:rFonts w:hint="eastAsia"/>
        </w:rPr>
        <w:t>要作为字典的</w:t>
      </w:r>
      <w:r>
        <w:rPr>
          <w:rFonts w:hint="eastAsia"/>
        </w:rPr>
        <w:t>key</w:t>
      </w:r>
      <w:r>
        <w:rPr>
          <w:rFonts w:hint="eastAsia"/>
        </w:rPr>
        <w:t>，应该将独热编码转换为</w:t>
      </w:r>
      <w:r>
        <w:rPr>
          <w:rFonts w:hint="eastAsia"/>
        </w:rPr>
        <w:t>string</w:t>
      </w:r>
    </w:p>
    <w:p w14:paraId="07548F54" w14:textId="77777777" w:rsidR="00FF1287" w:rsidRDefault="00FF1287" w:rsidP="00FF1287">
      <w:r>
        <w:t>n = len(make_onehot)  # 64467</w:t>
      </w:r>
    </w:p>
    <w:p w14:paraId="520B3473" w14:textId="77777777" w:rsidR="00FF1287" w:rsidRDefault="00FF1287" w:rsidP="00FF1287"/>
    <w:p w14:paraId="12E7FCB1" w14:textId="77777777" w:rsidR="00FF1287" w:rsidRDefault="00FF1287" w:rsidP="00FF1287">
      <w:r>
        <w:t>str_make_one_hot = [''for i in range(n)]</w:t>
      </w:r>
    </w:p>
    <w:p w14:paraId="68D5CEC4" w14:textId="77777777" w:rsidR="00FF1287" w:rsidRDefault="00FF1287" w:rsidP="00FF1287">
      <w:r>
        <w:t>str_module_one_hot = [''for i in range(n)]</w:t>
      </w:r>
    </w:p>
    <w:p w14:paraId="6D6A2571" w14:textId="77777777" w:rsidR="00FF1287" w:rsidRDefault="00FF1287" w:rsidP="00FF1287">
      <w:r>
        <w:t>str_drivetrain_onehot = [''for i in range(n)]</w:t>
      </w:r>
    </w:p>
    <w:p w14:paraId="1C2B6401" w14:textId="77777777" w:rsidR="00FF1287" w:rsidRDefault="00FF1287" w:rsidP="00FF1287">
      <w:r>
        <w:t>str_bodystyle_one_hot = [''for i in range(n)]</w:t>
      </w:r>
    </w:p>
    <w:p w14:paraId="47A828E5" w14:textId="77777777" w:rsidR="00FF1287" w:rsidRDefault="00FF1287" w:rsidP="00FF1287">
      <w:r>
        <w:t># tuple_make_one_hot = tuple(make_onehot)</w:t>
      </w:r>
    </w:p>
    <w:p w14:paraId="1935AB51" w14:textId="77777777" w:rsidR="00FF1287" w:rsidRDefault="00FF1287" w:rsidP="00FF1287">
      <w:r>
        <w:t># tuple_module_one_hot = tuple(module_onehot)</w:t>
      </w:r>
    </w:p>
    <w:p w14:paraId="3AF9F8E6" w14:textId="77777777" w:rsidR="00FF1287" w:rsidRDefault="00FF1287" w:rsidP="00FF1287">
      <w:r>
        <w:t># tuple_drivetrain_onehot = tuple(drivetrain_onehot)</w:t>
      </w:r>
    </w:p>
    <w:p w14:paraId="22CE6B6B" w14:textId="77777777" w:rsidR="00FF1287" w:rsidRDefault="00FF1287" w:rsidP="00FF1287">
      <w:r>
        <w:t># tuple_bodystyle_one_hot = tuple(bodystyle_one_hot)</w:t>
      </w:r>
    </w:p>
    <w:p w14:paraId="63FBB5DF" w14:textId="77777777" w:rsidR="00FF1287" w:rsidRDefault="00FF1287" w:rsidP="00FF1287"/>
    <w:p w14:paraId="4A7D0939" w14:textId="77777777" w:rsidR="00FF1287" w:rsidRDefault="00FF1287" w:rsidP="00FF1287"/>
    <w:p w14:paraId="39D7A80C" w14:textId="77777777" w:rsidR="00FF1287" w:rsidRDefault="00FF1287" w:rsidP="00FF1287">
      <w:r>
        <w:t>for i in range(n):</w:t>
      </w:r>
    </w:p>
    <w:p w14:paraId="2156B41F" w14:textId="77777777" w:rsidR="00FF1287" w:rsidRDefault="00FF1287" w:rsidP="00FF1287">
      <w:r>
        <w:t xml:space="preserve">    for j in range(len(make_onehot[0])):</w:t>
      </w:r>
    </w:p>
    <w:p w14:paraId="1648C1FC" w14:textId="77777777" w:rsidR="00FF1287" w:rsidRDefault="00FF1287" w:rsidP="00FF1287">
      <w:r>
        <w:t xml:space="preserve">        str_make_one_hot[i] += str(make_onehot[i][j])</w:t>
      </w:r>
    </w:p>
    <w:p w14:paraId="0046A749" w14:textId="77777777" w:rsidR="00FF1287" w:rsidRDefault="00FF1287" w:rsidP="00FF1287">
      <w:r>
        <w:t xml:space="preserve">    for j in range(len(module_onehot[0])):</w:t>
      </w:r>
    </w:p>
    <w:p w14:paraId="318C3A9E" w14:textId="77777777" w:rsidR="00FF1287" w:rsidRDefault="00FF1287" w:rsidP="00FF1287">
      <w:r>
        <w:lastRenderedPageBreak/>
        <w:t xml:space="preserve">        str_module_one_hot[i] += str(module_onehot[i][j])</w:t>
      </w:r>
    </w:p>
    <w:p w14:paraId="6BB1817C" w14:textId="77777777" w:rsidR="00FF1287" w:rsidRDefault="00FF1287" w:rsidP="00FF1287">
      <w:r>
        <w:t xml:space="preserve">    for j in range(len(drivetrain_onehot[0])):</w:t>
      </w:r>
    </w:p>
    <w:p w14:paraId="13C16238" w14:textId="77777777" w:rsidR="00FF1287" w:rsidRDefault="00FF1287" w:rsidP="00FF1287">
      <w:r>
        <w:t xml:space="preserve">        str_drivetrain_onehot[i] += str(drivetrain_onehot[i][j])</w:t>
      </w:r>
    </w:p>
    <w:p w14:paraId="7CE1AEAB" w14:textId="77777777" w:rsidR="00FF1287" w:rsidRDefault="00FF1287" w:rsidP="00FF1287">
      <w:r>
        <w:t xml:space="preserve">    for j in range(len(bodystyle_one_hot[0])):</w:t>
      </w:r>
    </w:p>
    <w:p w14:paraId="78F6DC64" w14:textId="77777777" w:rsidR="00FF1287" w:rsidRDefault="00FF1287" w:rsidP="00FF1287">
      <w:r>
        <w:t xml:space="preserve">        str_bodystyle_one_hot[i] += str(bodystyle_one_hot[i][j])</w:t>
      </w:r>
    </w:p>
    <w:p w14:paraId="3171D55A" w14:textId="77777777" w:rsidR="00FF1287" w:rsidRDefault="00FF1287" w:rsidP="00FF1287"/>
    <w:p w14:paraId="77129C42" w14:textId="77777777" w:rsidR="00FF1287" w:rsidRDefault="00FF1287" w:rsidP="00FF1287">
      <w:r>
        <w:t xml:space="preserve">    dict_make[str_make_one_hot[i]] = data_frame_label['Make'][i].strip()</w:t>
      </w:r>
    </w:p>
    <w:p w14:paraId="20018385" w14:textId="77777777" w:rsidR="00FF1287" w:rsidRDefault="00FF1287" w:rsidP="00FF1287">
      <w:r>
        <w:t xml:space="preserve">    dict_module[str_module_one_hot[i]] = data_frame_label['Module'][i].strip()</w:t>
      </w:r>
    </w:p>
    <w:p w14:paraId="751F3C63" w14:textId="77777777" w:rsidR="00FF1287" w:rsidRDefault="00FF1287" w:rsidP="00FF1287">
      <w:r>
        <w:t xml:space="preserve">    dict_drivetrain[str_drivetrain_onehot[i]</w:t>
      </w:r>
    </w:p>
    <w:p w14:paraId="4A5C8F36" w14:textId="77777777" w:rsidR="00FF1287" w:rsidRDefault="00FF1287" w:rsidP="00FF1287">
      <w:r>
        <w:t xml:space="preserve">                    ] = data_frame_label['Drivetrain'][i].strip()</w:t>
      </w:r>
    </w:p>
    <w:p w14:paraId="5BEEDE29" w14:textId="77777777" w:rsidR="00FF1287" w:rsidRDefault="00FF1287" w:rsidP="00FF1287">
      <w:r>
        <w:t xml:space="preserve">    dict_bodystyle[str_bodystyle_one_hot[i]</w:t>
      </w:r>
    </w:p>
    <w:p w14:paraId="3D08005E" w14:textId="70408EEB" w:rsidR="00FF1287" w:rsidRDefault="00FF1287" w:rsidP="00FF1287">
      <w:r>
        <w:t xml:space="preserve">                   ] = data_frame_label['BodyStyle'][i].strip()</w:t>
      </w:r>
    </w:p>
    <w:p w14:paraId="3B902D78" w14:textId="77777777" w:rsidR="00FF1287" w:rsidRDefault="00FF1287" w:rsidP="00FF1287">
      <w:pPr>
        <w:rPr>
          <w:rFonts w:hint="eastAsia"/>
        </w:rPr>
      </w:pPr>
      <w:r>
        <w:rPr>
          <w:rFonts w:hint="eastAsia"/>
        </w:rPr>
        <w:t xml:space="preserve"># </w:t>
      </w:r>
      <w:r>
        <w:rPr>
          <w:rFonts w:hint="eastAsia"/>
        </w:rPr>
        <w:t>移除四列</w:t>
      </w:r>
      <w:r>
        <w:rPr>
          <w:rFonts w:hint="eastAsia"/>
        </w:rPr>
        <w:t>,</w:t>
      </w:r>
      <w:r>
        <w:rPr>
          <w:rFonts w:hint="eastAsia"/>
        </w:rPr>
        <w:t>保存在新变量</w:t>
      </w:r>
      <w:r>
        <w:rPr>
          <w:rFonts w:hint="eastAsia"/>
        </w:rPr>
        <w:t xml:space="preserve">data_frame_label_nums </w:t>
      </w:r>
      <w:r>
        <w:rPr>
          <w:rFonts w:hint="eastAsia"/>
        </w:rPr>
        <w:t>中</w:t>
      </w:r>
    </w:p>
    <w:p w14:paraId="252D1C74" w14:textId="77777777" w:rsidR="00FF1287" w:rsidRDefault="00FF1287" w:rsidP="00FF1287">
      <w:r>
        <w:t>data_frame_label_nums = data_frame_label.drop(</w:t>
      </w:r>
    </w:p>
    <w:p w14:paraId="77B7C8ED" w14:textId="4F63AF44" w:rsidR="00FF1287" w:rsidRDefault="00FF1287" w:rsidP="00FF1287">
      <w:r>
        <w:t xml:space="preserve">    ['Make', 'Module', 'Drivetrain', 'BodyStyle'], axis=1)</w:t>
      </w:r>
    </w:p>
    <w:p w14:paraId="3E47AB1B" w14:textId="5E7BF7C2" w:rsidR="00FF1287" w:rsidRDefault="00FF1287" w:rsidP="00FF1287"/>
    <w:p w14:paraId="484A0424" w14:textId="77777777" w:rsidR="00FF1287" w:rsidRDefault="00FF1287" w:rsidP="00FF1287">
      <w:pPr>
        <w:rPr>
          <w:rFonts w:hint="eastAsia"/>
        </w:rPr>
      </w:pPr>
      <w:r>
        <w:rPr>
          <w:rFonts w:hint="eastAsia"/>
        </w:rPr>
        <w:t xml:space="preserve"># </w:t>
      </w:r>
      <w:r>
        <w:rPr>
          <w:rFonts w:hint="eastAsia"/>
        </w:rPr>
        <w:t>现在想办法将移除的四列重新以独热编码的格式插入到</w:t>
      </w:r>
      <w:r>
        <w:rPr>
          <w:rFonts w:hint="eastAsia"/>
        </w:rPr>
        <w:t>data_frame_label</w:t>
      </w:r>
      <w:r>
        <w:rPr>
          <w:rFonts w:hint="eastAsia"/>
        </w:rPr>
        <w:t>中去</w:t>
      </w:r>
    </w:p>
    <w:p w14:paraId="5A8DABCC" w14:textId="77777777" w:rsidR="00FF1287" w:rsidRDefault="00FF1287" w:rsidP="00FF1287"/>
    <w:p w14:paraId="08049F55" w14:textId="77777777" w:rsidR="00FF1287" w:rsidRDefault="00FF1287" w:rsidP="00FF1287">
      <w:pPr>
        <w:rPr>
          <w:rFonts w:hint="eastAsia"/>
        </w:rPr>
      </w:pPr>
      <w:r>
        <w:rPr>
          <w:rFonts w:hint="eastAsia"/>
        </w:rPr>
        <w:t xml:space="preserve"># </w:t>
      </w:r>
      <w:r>
        <w:rPr>
          <w:rFonts w:hint="eastAsia"/>
        </w:rPr>
        <w:t>查看</w:t>
      </w:r>
      <w:r>
        <w:rPr>
          <w:rFonts w:hint="eastAsia"/>
        </w:rPr>
        <w:t>data_frame_label_num</w:t>
      </w:r>
      <w:r>
        <w:rPr>
          <w:rFonts w:hint="eastAsia"/>
        </w:rPr>
        <w:t>的格式</w:t>
      </w:r>
    </w:p>
    <w:p w14:paraId="54DCBC38" w14:textId="11188EEE" w:rsidR="00FF1287" w:rsidRDefault="00FF1287" w:rsidP="00FF1287">
      <w:r>
        <w:t>data_frame_label_nums.head()</w:t>
      </w:r>
    </w:p>
    <w:p w14:paraId="7630017F" w14:textId="2AB65874" w:rsidR="00FF1287" w:rsidRDefault="00FF1287" w:rsidP="00FF1287"/>
    <w:p w14:paraId="306C2299" w14:textId="34B18E03" w:rsidR="00FF1287" w:rsidRDefault="00FF1287" w:rsidP="00FF1287">
      <w:r w:rsidRPr="00FF1287">
        <w:t>print(type(data_frame_label_nums),type(make_onehot))</w:t>
      </w:r>
    </w:p>
    <w:p w14:paraId="3449474F" w14:textId="77777777" w:rsidR="00FF1287" w:rsidRDefault="00FF1287" w:rsidP="00FF1287">
      <w:pPr>
        <w:rPr>
          <w:rFonts w:hint="eastAsia"/>
        </w:rPr>
      </w:pPr>
      <w:r>
        <w:rPr>
          <w:rFonts w:hint="eastAsia"/>
        </w:rPr>
        <w:t xml:space="preserve"># </w:t>
      </w:r>
      <w:r>
        <w:rPr>
          <w:rFonts w:hint="eastAsia"/>
        </w:rPr>
        <w:t>可以看到一个是</w:t>
      </w:r>
      <w:r>
        <w:rPr>
          <w:rFonts w:hint="eastAsia"/>
        </w:rPr>
        <w:t>DataFrame</w:t>
      </w:r>
      <w:r>
        <w:rPr>
          <w:rFonts w:hint="eastAsia"/>
        </w:rPr>
        <w:t>类型，另外四个是</w:t>
      </w:r>
      <w:r>
        <w:rPr>
          <w:rFonts w:hint="eastAsia"/>
        </w:rPr>
        <w:t>ndarray</w:t>
      </w:r>
      <w:r>
        <w:rPr>
          <w:rFonts w:hint="eastAsia"/>
        </w:rPr>
        <w:t>类型，所以我们首先将类型统一</w:t>
      </w:r>
    </w:p>
    <w:p w14:paraId="1AA1C629" w14:textId="3C89562D" w:rsidR="00FF1287" w:rsidRDefault="00FF1287" w:rsidP="00FF1287">
      <w:r>
        <w:t>data_ndarray_label_nums=data_frame_label_nums.values</w:t>
      </w:r>
    </w:p>
    <w:p w14:paraId="7BBBDA87" w14:textId="70BB799B" w:rsidR="00FF1287" w:rsidRDefault="00FF1287" w:rsidP="00FF1287"/>
    <w:p w14:paraId="4C21CC18" w14:textId="77777777" w:rsidR="00FF1287" w:rsidRDefault="00FF1287" w:rsidP="00FF1287">
      <w:pPr>
        <w:rPr>
          <w:rFonts w:hint="eastAsia"/>
        </w:rPr>
      </w:pPr>
      <w:r>
        <w:rPr>
          <w:rFonts w:hint="eastAsia"/>
        </w:rPr>
        <w:t xml:space="preserve"># </w:t>
      </w:r>
      <w:r>
        <w:rPr>
          <w:rFonts w:hint="eastAsia"/>
        </w:rPr>
        <w:t>格式统一之后，为了进行拼接，需要对</w:t>
      </w:r>
      <w:r>
        <w:rPr>
          <w:rFonts w:hint="eastAsia"/>
        </w:rPr>
        <w:t>shape</w:t>
      </w:r>
      <w:r>
        <w:rPr>
          <w:rFonts w:hint="eastAsia"/>
        </w:rPr>
        <w:t>统一</w:t>
      </w:r>
    </w:p>
    <w:p w14:paraId="63352638" w14:textId="50074BCB" w:rsidR="00FF1287" w:rsidRDefault="00FF1287" w:rsidP="00FF1287">
      <w:r>
        <w:t>data_ndarray_label_nums.shape</w:t>
      </w:r>
    </w:p>
    <w:p w14:paraId="35F74CFE" w14:textId="77777777" w:rsidR="00FF1287" w:rsidRDefault="00FF1287" w:rsidP="00FF1287">
      <w:pPr>
        <w:rPr>
          <w:rFonts w:hint="eastAsia"/>
        </w:rPr>
      </w:pPr>
      <w:r>
        <w:rPr>
          <w:rFonts w:hint="eastAsia"/>
        </w:rPr>
        <w:t xml:space="preserve"># </w:t>
      </w:r>
      <w:r>
        <w:rPr>
          <w:rFonts w:hint="eastAsia"/>
        </w:rPr>
        <w:t>一种实现思路是将</w:t>
      </w:r>
      <w:r>
        <w:rPr>
          <w:rFonts w:hint="eastAsia"/>
        </w:rPr>
        <w:t>data_ndarray_label_nums</w:t>
      </w:r>
      <w:r>
        <w:rPr>
          <w:rFonts w:hint="eastAsia"/>
        </w:rPr>
        <w:t>进行升维，如将</w:t>
      </w:r>
      <w:r>
        <w:rPr>
          <w:rFonts w:hint="eastAsia"/>
        </w:rPr>
        <w:t>3</w:t>
      </w:r>
      <w:r>
        <w:rPr>
          <w:rFonts w:hint="eastAsia"/>
        </w:rPr>
        <w:t>变为</w:t>
      </w:r>
      <w:r>
        <w:rPr>
          <w:rFonts w:hint="eastAsia"/>
        </w:rPr>
        <w:t>[3]</w:t>
      </w:r>
      <w:r>
        <w:rPr>
          <w:rFonts w:hint="eastAsia"/>
        </w:rPr>
        <w:t>，这样就可以和其他四个独热编码同构</w:t>
      </w:r>
      <w:r>
        <w:rPr>
          <w:rFonts w:hint="eastAsia"/>
        </w:rPr>
        <w:t>(</w:t>
      </w:r>
      <w:r>
        <w:rPr>
          <w:rFonts w:hint="eastAsia"/>
        </w:rPr>
        <w:t>需要把其它四个也升三维），可以进行拼接</w:t>
      </w:r>
    </w:p>
    <w:p w14:paraId="6B518CB4" w14:textId="77777777" w:rsidR="00FF1287" w:rsidRDefault="00FF1287" w:rsidP="00FF1287">
      <w:pPr>
        <w:rPr>
          <w:rFonts w:hint="eastAsia"/>
        </w:rPr>
      </w:pPr>
      <w:r>
        <w:rPr>
          <w:rFonts w:hint="eastAsia"/>
        </w:rPr>
        <w:t xml:space="preserve"># </w:t>
      </w:r>
      <w:r>
        <w:rPr>
          <w:rFonts w:hint="eastAsia"/>
        </w:rPr>
        <w:t>另一种实现思路是直接将</w:t>
      </w:r>
      <w:r>
        <w:rPr>
          <w:rFonts w:hint="eastAsia"/>
        </w:rPr>
        <w:t>5</w:t>
      </w:r>
      <w:r>
        <w:rPr>
          <w:rFonts w:hint="eastAsia"/>
        </w:rPr>
        <w:t>个</w:t>
      </w:r>
      <w:r>
        <w:rPr>
          <w:rFonts w:hint="eastAsia"/>
        </w:rPr>
        <w:t>array</w:t>
      </w:r>
      <w:r>
        <w:rPr>
          <w:rFonts w:hint="eastAsia"/>
        </w:rPr>
        <w:t>进行拼接，表头的含义通过字典进行查找</w:t>
      </w:r>
    </w:p>
    <w:p w14:paraId="328FCCD4" w14:textId="77777777" w:rsidR="00FF1287" w:rsidRDefault="00FF1287" w:rsidP="00FF1287"/>
    <w:p w14:paraId="42F37DD7" w14:textId="27B3D3C1" w:rsidR="00FF1287" w:rsidRDefault="00FF1287" w:rsidP="00FF1287">
      <w:r>
        <w:rPr>
          <w:rFonts w:hint="eastAsia"/>
        </w:rPr>
        <w:t xml:space="preserve"># </w:t>
      </w:r>
      <w:r>
        <w:rPr>
          <w:rFonts w:hint="eastAsia"/>
        </w:rPr>
        <w:t>由于第一种方案更接近人的思想，我们优先考虑这种</w:t>
      </w:r>
    </w:p>
    <w:p w14:paraId="38CF53A1" w14:textId="2EA6132F" w:rsidR="00FF1287" w:rsidRDefault="00FF1287" w:rsidP="00FF1287">
      <w:r w:rsidRPr="00FF1287">
        <w:t>data_ndarray_label_nums=data_ndarray_label_nums.reshape(64467,12,1)</w:t>
      </w:r>
    </w:p>
    <w:p w14:paraId="343AAC85" w14:textId="755F6F33" w:rsidR="00FF1287" w:rsidRDefault="00FF1287" w:rsidP="00FF1287">
      <w:r w:rsidRPr="00FF1287">
        <w:t>make_onehot=make_onehot.reshape(64467,1,-1)</w:t>
      </w:r>
    </w:p>
    <w:p w14:paraId="125138AC" w14:textId="77777777" w:rsidR="00FF1287" w:rsidRDefault="00FF1287" w:rsidP="00FF1287">
      <w:r>
        <w:t>module_onehot=module_onehot.reshape(64467,1,-1)</w:t>
      </w:r>
    </w:p>
    <w:p w14:paraId="50F7E238" w14:textId="77777777" w:rsidR="00FF1287" w:rsidRDefault="00FF1287" w:rsidP="00FF1287">
      <w:r>
        <w:t>drivetrain_onehot=drivetrain_onehot.reshape(64467,1,-1)</w:t>
      </w:r>
    </w:p>
    <w:p w14:paraId="6939F2C8" w14:textId="4CA4C74C" w:rsidR="00FF1287" w:rsidRDefault="00FF1287" w:rsidP="00FF1287">
      <w:r>
        <w:lastRenderedPageBreak/>
        <w:t>bodystyle_one_hot=bodystyle_one_hot.reshape(64467,1,-1)</w:t>
      </w:r>
    </w:p>
    <w:p w14:paraId="687E8167" w14:textId="7958E4E5" w:rsidR="00FF1287" w:rsidRDefault="00FF1287" w:rsidP="00FF1287">
      <w:r w:rsidRPr="00FF1287">
        <w:t>data_ndarray_label_one_hot = np.c_[data_ndarray_label_nums, make_onehot]</w:t>
      </w:r>
    </w:p>
    <w:p w14:paraId="62522A43" w14:textId="052C3CF6" w:rsidR="00FF1287" w:rsidRDefault="00FF1287" w:rsidP="00FF1287"/>
    <w:p w14:paraId="141D0390" w14:textId="77777777" w:rsidR="00FF1287" w:rsidRDefault="00FF1287" w:rsidP="00FF1287">
      <w:r>
        <w:t>row, width_make_one_hot = make_onehot.shape</w:t>
      </w:r>
    </w:p>
    <w:p w14:paraId="381E7365" w14:textId="77777777" w:rsidR="00FF1287" w:rsidRDefault="00FF1287" w:rsidP="00FF1287">
      <w:r>
        <w:t>row, width_module_one_hot = module_onehot.shape</w:t>
      </w:r>
    </w:p>
    <w:p w14:paraId="033DB97E" w14:textId="77777777" w:rsidR="00FF1287" w:rsidRDefault="00FF1287" w:rsidP="00FF1287">
      <w:r>
        <w:t>row, width_drivetrain_one_hot = drivetrain_onehot.shape</w:t>
      </w:r>
    </w:p>
    <w:p w14:paraId="7201DB68" w14:textId="77777777" w:rsidR="00FF1287" w:rsidRDefault="00FF1287" w:rsidP="00FF1287">
      <w:r>
        <w:t>row, width_bodystyle_one_hot = bodystyle_one_hot.shape</w:t>
      </w:r>
    </w:p>
    <w:p w14:paraId="4C4B0D4F" w14:textId="77777777" w:rsidR="00FF1287" w:rsidRDefault="00FF1287" w:rsidP="00FF1287">
      <w:r>
        <w:t>print(width_make_one_hot, width_module_one_hot,</w:t>
      </w:r>
    </w:p>
    <w:p w14:paraId="764A6916" w14:textId="77777777" w:rsidR="00FF1287" w:rsidRDefault="00FF1287" w:rsidP="00FF1287">
      <w:r>
        <w:t xml:space="preserve">      width_drivetrain_one_hot, width_bodystyle_one_hot)</w:t>
      </w:r>
    </w:p>
    <w:p w14:paraId="1FAE6595" w14:textId="77777777" w:rsidR="00FF1287" w:rsidRDefault="00FF1287" w:rsidP="00FF1287"/>
    <w:p w14:paraId="007BD0E3" w14:textId="77777777" w:rsidR="00FF1287" w:rsidRDefault="00FF1287" w:rsidP="00FF1287"/>
    <w:p w14:paraId="29093A15" w14:textId="77777777" w:rsidR="00FF1287" w:rsidRDefault="00FF1287" w:rsidP="00FF1287">
      <w:pPr>
        <w:rPr>
          <w:rFonts w:hint="eastAsia"/>
        </w:rPr>
      </w:pPr>
      <w:r>
        <w:rPr>
          <w:rFonts w:hint="eastAsia"/>
        </w:rPr>
        <w:t xml:space="preserve"># </w:t>
      </w:r>
      <w:r>
        <w:rPr>
          <w:rFonts w:hint="eastAsia"/>
        </w:rPr>
        <w:t>这里要记住</w:t>
      </w:r>
      <w:r>
        <w:rPr>
          <w:rFonts w:hint="eastAsia"/>
        </w:rPr>
        <w:t>data_ndarray_label_one_hot</w:t>
      </w:r>
      <w:r>
        <w:rPr>
          <w:rFonts w:hint="eastAsia"/>
        </w:rPr>
        <w:t>每一列的含义</w:t>
      </w:r>
    </w:p>
    <w:p w14:paraId="6205F226" w14:textId="77777777" w:rsidR="00FF1287" w:rsidRDefault="00FF1287" w:rsidP="00FF1287">
      <w:r>
        <w:t># 0: 12  ['Year', 'MSRP', 'FrontWheelSize', 'Horsepower', 'Displacement', 'EngineType', 'Width', 'Heigh', 'Length', 'GasMileage',</w:t>
      </w:r>
    </w:p>
    <w:p w14:paraId="19277BD4" w14:textId="77777777" w:rsidR="00FF1287" w:rsidRDefault="00FF1287" w:rsidP="00FF1287">
      <w:r>
        <w:t>#         'PassengerCpacity', 'PassengerDoors']</w:t>
      </w:r>
    </w:p>
    <w:p w14:paraId="1AC631E9" w14:textId="77777777" w:rsidR="00FF1287" w:rsidRDefault="00FF1287" w:rsidP="00FF1287"/>
    <w:p w14:paraId="40756C78" w14:textId="77777777" w:rsidR="00FF1287" w:rsidRDefault="00FF1287" w:rsidP="00FF1287">
      <w:r>
        <w:t># 12:12+42 Make</w:t>
      </w:r>
    </w:p>
    <w:p w14:paraId="73CF139A" w14:textId="77777777" w:rsidR="00FF1287" w:rsidRDefault="00FF1287" w:rsidP="00FF1287">
      <w:r>
        <w:t># 12+42:12+42+323 Module</w:t>
      </w:r>
    </w:p>
    <w:p w14:paraId="6A2FFD3E" w14:textId="77777777" w:rsidR="00FF1287" w:rsidRDefault="00FF1287" w:rsidP="00FF1287">
      <w:r>
        <w:t># 12+42+323: 12+42+323+5  DriveTrain</w:t>
      </w:r>
    </w:p>
    <w:p w14:paraId="0D2B5D12" w14:textId="50FC4085" w:rsidR="00FF1287" w:rsidRDefault="00FF1287" w:rsidP="00FF1287">
      <w:r>
        <w:t># 12+42+323+5:    BodyStyle</w:t>
      </w:r>
    </w:p>
    <w:p w14:paraId="784402E8" w14:textId="64308141" w:rsidR="00FF1287" w:rsidRDefault="00FF1287" w:rsidP="00FF1287"/>
    <w:p w14:paraId="33DB87EF" w14:textId="6259C4A1" w:rsidR="00FF1287" w:rsidRPr="00FF1287" w:rsidRDefault="00FF1287" w:rsidP="00FF1287">
      <w:pPr>
        <w:ind w:firstLine="422"/>
        <w:rPr>
          <w:b/>
          <w:bCs/>
        </w:rPr>
      </w:pPr>
      <w:r w:rsidRPr="00FF1287">
        <w:rPr>
          <w:rFonts w:hint="eastAsia"/>
          <w:b/>
          <w:bCs/>
        </w:rPr>
        <w:t>VDS</w:t>
      </w:r>
      <w:r w:rsidRPr="00FF1287">
        <w:rPr>
          <w:b/>
          <w:bCs/>
        </w:rPr>
        <w:t xml:space="preserve"> </w:t>
      </w:r>
      <w:r w:rsidRPr="00FF1287">
        <w:rPr>
          <w:rFonts w:hint="eastAsia"/>
          <w:b/>
          <w:bCs/>
        </w:rPr>
        <w:t>1.0-alpha</w:t>
      </w:r>
      <w:r w:rsidRPr="00FF1287">
        <w:rPr>
          <w:b/>
          <w:bCs/>
        </w:rPr>
        <w:t xml:space="preserve"> </w:t>
      </w:r>
      <w:r w:rsidRPr="00FF1287">
        <w:rPr>
          <w:rFonts w:hint="eastAsia"/>
          <w:b/>
          <w:bCs/>
        </w:rPr>
        <w:t>训练模块</w:t>
      </w:r>
    </w:p>
    <w:p w14:paraId="3972A1D5" w14:textId="77777777" w:rsidR="00FF1287" w:rsidRDefault="00FF1287" w:rsidP="00FF1287">
      <w:pPr>
        <w:rPr>
          <w:rFonts w:hint="eastAsia"/>
        </w:rPr>
      </w:pPr>
      <w:r>
        <w:rPr>
          <w:rFonts w:hint="eastAsia"/>
        </w:rPr>
        <w:t xml:space="preserve"># </w:t>
      </w:r>
      <w:r>
        <w:rPr>
          <w:rFonts w:hint="eastAsia"/>
        </w:rPr>
        <w:t>到此为止，所有的图片保存在了</w:t>
      </w:r>
      <w:r>
        <w:rPr>
          <w:rFonts w:hint="eastAsia"/>
        </w:rPr>
        <w:t>data</w:t>
      </w:r>
      <w:r>
        <w:rPr>
          <w:rFonts w:hint="eastAsia"/>
        </w:rPr>
        <w:t>中，所有的标签保存到了</w:t>
      </w:r>
      <w:r>
        <w:rPr>
          <w:rFonts w:hint="eastAsia"/>
        </w:rPr>
        <w:t>data_ndarray_label_one_hot</w:t>
      </w:r>
    </w:p>
    <w:p w14:paraId="7DB7358D" w14:textId="77777777" w:rsidR="00FF1287" w:rsidRDefault="00FF1287" w:rsidP="00FF1287">
      <w:pPr>
        <w:rPr>
          <w:rFonts w:hint="eastAsia"/>
        </w:rPr>
      </w:pPr>
      <w:r>
        <w:rPr>
          <w:rFonts w:hint="eastAsia"/>
        </w:rPr>
        <w:t xml:space="preserve"># </w:t>
      </w:r>
      <w:r>
        <w:rPr>
          <w:rFonts w:hint="eastAsia"/>
        </w:rPr>
        <w:t>标签名字过长，我们进行简化</w:t>
      </w:r>
    </w:p>
    <w:p w14:paraId="788E65DE" w14:textId="77777777" w:rsidR="00FF1287" w:rsidRDefault="00FF1287" w:rsidP="00FF1287">
      <w:r>
        <w:t>import copy</w:t>
      </w:r>
    </w:p>
    <w:p w14:paraId="28D937B2" w14:textId="7D47345E" w:rsidR="00FF1287" w:rsidRDefault="00FF1287" w:rsidP="00FF1287">
      <w:r>
        <w:t>label=copy.deepcopy(data_ndarray_label_one_hot)</w:t>
      </w:r>
    </w:p>
    <w:p w14:paraId="6030C7C6" w14:textId="77777777" w:rsidR="00FF1287" w:rsidRDefault="00FF1287" w:rsidP="00FF1287">
      <w:pPr>
        <w:rPr>
          <w:rFonts w:hint="eastAsia"/>
        </w:rPr>
      </w:pPr>
      <w:r>
        <w:rPr>
          <w:rFonts w:hint="eastAsia"/>
        </w:rPr>
        <w:t>#</w:t>
      </w:r>
      <w:r>
        <w:rPr>
          <w:rFonts w:hint="eastAsia"/>
        </w:rPr>
        <w:t>打乱顺序</w:t>
      </w:r>
    </w:p>
    <w:p w14:paraId="4A6CCEE5" w14:textId="77777777" w:rsidR="00FF1287" w:rsidRDefault="00FF1287" w:rsidP="00FF1287">
      <w:pPr>
        <w:rPr>
          <w:rFonts w:hint="eastAsia"/>
        </w:rPr>
      </w:pPr>
      <w:r>
        <w:rPr>
          <w:rFonts w:hint="eastAsia"/>
        </w:rPr>
        <w:t>#</w:t>
      </w:r>
      <w:r>
        <w:rPr>
          <w:rFonts w:hint="eastAsia"/>
        </w:rPr>
        <w:t>读取</w:t>
      </w:r>
      <w:r>
        <w:rPr>
          <w:rFonts w:hint="eastAsia"/>
        </w:rPr>
        <w:t>data</w:t>
      </w:r>
      <w:r>
        <w:rPr>
          <w:rFonts w:hint="eastAsia"/>
        </w:rPr>
        <w:t>矩阵的第一维数（图片的个数）</w:t>
      </w:r>
    </w:p>
    <w:p w14:paraId="4B4A0A79" w14:textId="77777777" w:rsidR="00FF1287" w:rsidRDefault="00FF1287" w:rsidP="00FF1287">
      <w:r>
        <w:t>num_example=data.shape[0]</w:t>
      </w:r>
    </w:p>
    <w:p w14:paraId="72809148" w14:textId="77777777" w:rsidR="00FF1287" w:rsidRDefault="00FF1287" w:rsidP="00FF1287">
      <w:pPr>
        <w:rPr>
          <w:rFonts w:hint="eastAsia"/>
        </w:rPr>
      </w:pPr>
      <w:r>
        <w:rPr>
          <w:rFonts w:hint="eastAsia"/>
        </w:rPr>
        <w:t>#</w:t>
      </w:r>
      <w:r>
        <w:rPr>
          <w:rFonts w:hint="eastAsia"/>
        </w:rPr>
        <w:t>产生一个</w:t>
      </w:r>
      <w:r>
        <w:rPr>
          <w:rFonts w:hint="eastAsia"/>
        </w:rPr>
        <w:t>num_example</w:t>
      </w:r>
      <w:r>
        <w:rPr>
          <w:rFonts w:hint="eastAsia"/>
        </w:rPr>
        <w:t>范围，步长为</w:t>
      </w:r>
      <w:r>
        <w:rPr>
          <w:rFonts w:hint="eastAsia"/>
        </w:rPr>
        <w:t>1</w:t>
      </w:r>
      <w:r>
        <w:rPr>
          <w:rFonts w:hint="eastAsia"/>
        </w:rPr>
        <w:t>的序列</w:t>
      </w:r>
    </w:p>
    <w:p w14:paraId="49526261" w14:textId="77777777" w:rsidR="00FF1287" w:rsidRDefault="00FF1287" w:rsidP="00FF1287">
      <w:r>
        <w:t>arr=np.arange(num_example)</w:t>
      </w:r>
    </w:p>
    <w:p w14:paraId="7894FA60" w14:textId="77777777" w:rsidR="00FF1287" w:rsidRDefault="00FF1287" w:rsidP="00FF1287">
      <w:pPr>
        <w:rPr>
          <w:rFonts w:hint="eastAsia"/>
        </w:rPr>
      </w:pPr>
      <w:r>
        <w:rPr>
          <w:rFonts w:hint="eastAsia"/>
        </w:rPr>
        <w:t>#</w:t>
      </w:r>
      <w:r>
        <w:rPr>
          <w:rFonts w:hint="eastAsia"/>
        </w:rPr>
        <w:t>调用函数，打乱顺序</w:t>
      </w:r>
    </w:p>
    <w:p w14:paraId="06563E99" w14:textId="77777777" w:rsidR="00FF1287" w:rsidRDefault="00FF1287" w:rsidP="00FF1287">
      <w:r>
        <w:t>np.random.shuffle(arr)</w:t>
      </w:r>
    </w:p>
    <w:p w14:paraId="35AC21AA" w14:textId="77777777" w:rsidR="00FF1287" w:rsidRDefault="00FF1287" w:rsidP="00FF1287">
      <w:pPr>
        <w:rPr>
          <w:rFonts w:hint="eastAsia"/>
        </w:rPr>
      </w:pPr>
      <w:r>
        <w:rPr>
          <w:rFonts w:hint="eastAsia"/>
        </w:rPr>
        <w:t>#</w:t>
      </w:r>
      <w:r>
        <w:rPr>
          <w:rFonts w:hint="eastAsia"/>
        </w:rPr>
        <w:t>按照打乱的顺序，重新排序</w:t>
      </w:r>
    </w:p>
    <w:p w14:paraId="2794456F" w14:textId="77777777" w:rsidR="00FF1287" w:rsidRDefault="00FF1287" w:rsidP="00FF1287">
      <w:r>
        <w:t>data=data[arr]</w:t>
      </w:r>
    </w:p>
    <w:p w14:paraId="2FB102D2" w14:textId="58F4284B" w:rsidR="00FF1287" w:rsidRDefault="00FF1287" w:rsidP="00FF1287">
      <w:r>
        <w:t>label=label[arr]</w:t>
      </w:r>
    </w:p>
    <w:p w14:paraId="298BFB27" w14:textId="77777777" w:rsidR="00FF1287" w:rsidRDefault="00FF1287" w:rsidP="00FF1287">
      <w:r>
        <w:lastRenderedPageBreak/>
        <w:t>r_train = 0.8</w:t>
      </w:r>
    </w:p>
    <w:p w14:paraId="7A2ED7B6" w14:textId="77777777" w:rsidR="00FF1287" w:rsidRDefault="00FF1287" w:rsidP="00FF1287"/>
    <w:p w14:paraId="72166B6F" w14:textId="77777777" w:rsidR="00FF1287" w:rsidRDefault="00FF1287" w:rsidP="00FF1287"/>
    <w:p w14:paraId="61246726" w14:textId="77777777" w:rsidR="00FF1287" w:rsidRDefault="00FF1287" w:rsidP="00FF1287">
      <w:r>
        <w:t>s_train = np.int(num_example * r_train)</w:t>
      </w:r>
    </w:p>
    <w:p w14:paraId="4C961750" w14:textId="77777777" w:rsidR="00FF1287" w:rsidRDefault="00FF1287" w:rsidP="00FF1287"/>
    <w:p w14:paraId="3509313A" w14:textId="77777777" w:rsidR="00FF1287" w:rsidRDefault="00FF1287" w:rsidP="00FF1287"/>
    <w:p w14:paraId="3CB25DC1" w14:textId="77777777" w:rsidR="00FF1287" w:rsidRDefault="00FF1287" w:rsidP="00FF1287">
      <w:r>
        <w:t>X_train = data[:s_train]</w:t>
      </w:r>
    </w:p>
    <w:p w14:paraId="21C38D3B" w14:textId="77777777" w:rsidR="00FF1287" w:rsidRDefault="00FF1287" w:rsidP="00FF1287">
      <w:r>
        <w:t>y_train = label[:s_train]</w:t>
      </w:r>
    </w:p>
    <w:p w14:paraId="660DDB49" w14:textId="77777777" w:rsidR="00FF1287" w:rsidRDefault="00FF1287" w:rsidP="00FF1287"/>
    <w:p w14:paraId="3CA26AF8" w14:textId="77777777" w:rsidR="00FF1287" w:rsidRDefault="00FF1287" w:rsidP="00FF1287">
      <w:r>
        <w:t>X_test = data[s_train:]</w:t>
      </w:r>
    </w:p>
    <w:p w14:paraId="3DEE71B4" w14:textId="77777777" w:rsidR="00FF1287" w:rsidRDefault="00FF1287" w:rsidP="00FF1287">
      <w:r>
        <w:t>y_test = label[s_train:]</w:t>
      </w:r>
    </w:p>
    <w:p w14:paraId="29BAA861" w14:textId="7F8CD669" w:rsidR="00FF1287" w:rsidRDefault="00FF1287" w:rsidP="00FF1287"/>
    <w:p w14:paraId="0BA46EE7" w14:textId="77777777" w:rsidR="00FF1287" w:rsidRDefault="00FF1287" w:rsidP="00FF1287">
      <w:r>
        <w:t># TensorFlow and tf.keras</w:t>
      </w:r>
    </w:p>
    <w:p w14:paraId="3E3F52A2" w14:textId="77777777" w:rsidR="00FF1287" w:rsidRDefault="00FF1287" w:rsidP="00FF1287">
      <w:r>
        <w:t>import tensorflow as tf</w:t>
      </w:r>
    </w:p>
    <w:p w14:paraId="1E51EBF7" w14:textId="77777777" w:rsidR="00FF1287" w:rsidRDefault="00FF1287" w:rsidP="00FF1287">
      <w:r>
        <w:t>from tensorflow import keras</w:t>
      </w:r>
    </w:p>
    <w:p w14:paraId="47D637C6" w14:textId="77777777" w:rsidR="00FF1287" w:rsidRDefault="00FF1287" w:rsidP="00FF1287">
      <w:pPr>
        <w:rPr>
          <w:rFonts w:hint="eastAsia"/>
        </w:rPr>
      </w:pPr>
      <w:r>
        <w:rPr>
          <w:rFonts w:hint="eastAsia"/>
        </w:rPr>
        <w:t>#</w:t>
      </w:r>
      <w:r>
        <w:rPr>
          <w:rFonts w:hint="eastAsia"/>
        </w:rPr>
        <w:t>导入必备包</w:t>
      </w:r>
    </w:p>
    <w:p w14:paraId="002686FE" w14:textId="77777777" w:rsidR="00FF1287" w:rsidRDefault="00FF1287" w:rsidP="00FF1287">
      <w:r>
        <w:t>import tensorflow as tf</w:t>
      </w:r>
    </w:p>
    <w:p w14:paraId="61156C81" w14:textId="77777777" w:rsidR="00FF1287" w:rsidRDefault="00FF1287" w:rsidP="00FF1287">
      <w:r>
        <w:t>from tensorflow.keras.models import Model</w:t>
      </w:r>
    </w:p>
    <w:p w14:paraId="0DF06D7B" w14:textId="77777777" w:rsidR="00FF1287" w:rsidRDefault="00FF1287" w:rsidP="00FF1287">
      <w:r>
        <w:t>from tensorflow.keras.models import Sequential</w:t>
      </w:r>
    </w:p>
    <w:p w14:paraId="5BA4B6AA" w14:textId="77777777" w:rsidR="00FF1287" w:rsidRDefault="00FF1287" w:rsidP="00FF1287">
      <w:r>
        <w:t>from tensorflow.keras.layers import  Conv2D</w:t>
      </w:r>
    </w:p>
    <w:p w14:paraId="59006D53" w14:textId="77777777" w:rsidR="00FF1287" w:rsidRDefault="00FF1287" w:rsidP="00FF1287">
      <w:r>
        <w:t>from tensorflow.keras.layers import MaxPooling2D</w:t>
      </w:r>
    </w:p>
    <w:p w14:paraId="006EF3A1" w14:textId="77777777" w:rsidR="00FF1287" w:rsidRDefault="00FF1287" w:rsidP="00FF1287">
      <w:r>
        <w:t>from tensorflow.keras.layers import AveragePooling2D</w:t>
      </w:r>
    </w:p>
    <w:p w14:paraId="3B851F3C" w14:textId="77777777" w:rsidR="00FF1287" w:rsidRDefault="00FF1287" w:rsidP="00FF1287">
      <w:r>
        <w:t>from tensorflow.keras.layers import BatchNormalization</w:t>
      </w:r>
    </w:p>
    <w:p w14:paraId="7D0C2007" w14:textId="77777777" w:rsidR="00FF1287" w:rsidRDefault="00FF1287" w:rsidP="00FF1287">
      <w:r>
        <w:t>from tensorflow.keras.layers import Activation</w:t>
      </w:r>
    </w:p>
    <w:p w14:paraId="5535B30A" w14:textId="77777777" w:rsidR="00FF1287" w:rsidRDefault="00FF1287" w:rsidP="00FF1287">
      <w:r>
        <w:t>from tensorflow.keras.layers import Dropout</w:t>
      </w:r>
    </w:p>
    <w:p w14:paraId="08226246" w14:textId="77777777" w:rsidR="00FF1287" w:rsidRDefault="00FF1287" w:rsidP="00FF1287">
      <w:r>
        <w:t>from tensorflow.keras.layers import Flatten</w:t>
      </w:r>
    </w:p>
    <w:p w14:paraId="2A20D087" w14:textId="77777777" w:rsidR="00FF1287" w:rsidRDefault="00FF1287" w:rsidP="00FF1287">
      <w:r>
        <w:t>from tensorflow.keras.layers import Input</w:t>
      </w:r>
    </w:p>
    <w:p w14:paraId="47EC8E41" w14:textId="77777777" w:rsidR="00FF1287" w:rsidRDefault="00FF1287" w:rsidP="00FF1287">
      <w:r>
        <w:t>from tensorflow.keras.layers import Dense</w:t>
      </w:r>
    </w:p>
    <w:p w14:paraId="591A2AD4" w14:textId="77777777" w:rsidR="00FF1287" w:rsidRDefault="00FF1287" w:rsidP="00FF1287">
      <w:r>
        <w:t>from tensorflow.keras.layers import concatenate</w:t>
      </w:r>
    </w:p>
    <w:p w14:paraId="5BE9F156" w14:textId="77777777" w:rsidR="00FF1287" w:rsidRDefault="00FF1287" w:rsidP="00FF1287"/>
    <w:p w14:paraId="38DC66C8" w14:textId="77777777" w:rsidR="00FF1287" w:rsidRDefault="00FF1287" w:rsidP="00FF1287">
      <w:r>
        <w:t># Helper libraries</w:t>
      </w:r>
    </w:p>
    <w:p w14:paraId="7A5FC7C4" w14:textId="77777777" w:rsidR="00FF1287" w:rsidRDefault="00FF1287" w:rsidP="00FF1287">
      <w:r>
        <w:t>import numpy as np</w:t>
      </w:r>
    </w:p>
    <w:p w14:paraId="477FA47C" w14:textId="77777777" w:rsidR="00FF1287" w:rsidRDefault="00FF1287" w:rsidP="00FF1287">
      <w:r>
        <w:t>import matplotlib.pyplot as plt</w:t>
      </w:r>
    </w:p>
    <w:p w14:paraId="06D613AC" w14:textId="77777777" w:rsidR="00FF1287" w:rsidRDefault="00FF1287" w:rsidP="00FF1287"/>
    <w:p w14:paraId="5DBD732B" w14:textId="77777777" w:rsidR="00FF1287" w:rsidRDefault="00FF1287" w:rsidP="00FF1287">
      <w:r>
        <w:t>print(tf.__version__)</w:t>
      </w:r>
    </w:p>
    <w:p w14:paraId="47F80F9D" w14:textId="77777777" w:rsidR="00FF1287" w:rsidRDefault="00FF1287" w:rsidP="00FF1287">
      <w:r>
        <w:t>print(tf.test.is_gpu_available)</w:t>
      </w:r>
    </w:p>
    <w:p w14:paraId="127BCF75" w14:textId="77777777" w:rsidR="00FF1287" w:rsidRDefault="00FF1287" w:rsidP="00FF1287">
      <w:r>
        <w:lastRenderedPageBreak/>
        <w:t>print(tf.test.is_built_with_cuda)</w:t>
      </w:r>
    </w:p>
    <w:p w14:paraId="32D271AE" w14:textId="77777777" w:rsidR="00FF1287" w:rsidRDefault="00FF1287" w:rsidP="00FF1287">
      <w:r>
        <w:t>print(tf.test.gpu_device_name)</w:t>
      </w:r>
    </w:p>
    <w:p w14:paraId="590A7A0C" w14:textId="4F28E303" w:rsidR="00FF1287" w:rsidRDefault="00FF1287" w:rsidP="00FF1287">
      <w:r>
        <w:t>print(tf.test.is_built_with_gpu_support)</w:t>
      </w:r>
    </w:p>
    <w:p w14:paraId="6E99C5CD" w14:textId="1C462FE7" w:rsidR="00FF1287" w:rsidRDefault="00FF1287" w:rsidP="00FF1287"/>
    <w:p w14:paraId="5C123536" w14:textId="77777777" w:rsidR="00FF1287" w:rsidRDefault="00FF1287" w:rsidP="00FF1287">
      <w:r>
        <w:t>class ConvBNRelu(keras.Model):</w:t>
      </w:r>
    </w:p>
    <w:p w14:paraId="4190505A" w14:textId="77777777" w:rsidR="00FF1287" w:rsidRDefault="00FF1287" w:rsidP="00FF1287">
      <w:r>
        <w:t xml:space="preserve">    def __init__(self, ch, kernelsz=3, strides=1, padding='same'):</w:t>
      </w:r>
    </w:p>
    <w:p w14:paraId="58677093" w14:textId="77777777" w:rsidR="00FF1287" w:rsidRDefault="00FF1287" w:rsidP="00FF1287">
      <w:r>
        <w:t xml:space="preserve">        super(ConvBNRelu, self).__init__()</w:t>
      </w:r>
    </w:p>
    <w:p w14:paraId="1356961D" w14:textId="77777777" w:rsidR="00FF1287" w:rsidRDefault="00FF1287" w:rsidP="00FF1287"/>
    <w:p w14:paraId="7BC9A0C9" w14:textId="77777777" w:rsidR="00FF1287" w:rsidRDefault="00FF1287" w:rsidP="00FF1287">
      <w:r>
        <w:t xml:space="preserve">        self.model = keras.models.Sequential([</w:t>
      </w:r>
    </w:p>
    <w:p w14:paraId="012A3F73" w14:textId="77777777" w:rsidR="00FF1287" w:rsidRDefault="00FF1287" w:rsidP="00FF1287">
      <w:pPr>
        <w:rPr>
          <w:rFonts w:hint="eastAsia"/>
        </w:rPr>
      </w:pPr>
      <w:r>
        <w:rPr>
          <w:rFonts w:hint="eastAsia"/>
        </w:rPr>
        <w:t xml:space="preserve">            keras.layers.Conv2D(ch, kernelsz, strides=strides, padding=padding),  # </w:t>
      </w:r>
      <w:r>
        <w:rPr>
          <w:rFonts w:hint="eastAsia"/>
        </w:rPr>
        <w:t>卷积</w:t>
      </w:r>
    </w:p>
    <w:p w14:paraId="4CD0DF24" w14:textId="54301429" w:rsidR="00FF1287" w:rsidRDefault="00FF1287" w:rsidP="00FF1287">
      <w:pPr>
        <w:rPr>
          <w:rFonts w:hint="eastAsia"/>
        </w:rPr>
      </w:pPr>
      <w:r>
        <w:rPr>
          <w:rFonts w:hint="eastAsia"/>
        </w:rPr>
        <w:t xml:space="preserve">            keras.layers.BatchNormalization(),                     #</w:t>
      </w:r>
      <w:r>
        <w:rPr>
          <w:rFonts w:hint="eastAsia"/>
        </w:rPr>
        <w:t>批量归一化</w:t>
      </w:r>
    </w:p>
    <w:p w14:paraId="040D430C" w14:textId="5519A732" w:rsidR="00FF1287" w:rsidRDefault="00FF1287" w:rsidP="00FF1287">
      <w:pPr>
        <w:rPr>
          <w:rFonts w:hint="eastAsia"/>
        </w:rPr>
      </w:pPr>
      <w:r>
        <w:rPr>
          <w:rFonts w:hint="eastAsia"/>
        </w:rPr>
        <w:t xml:space="preserve">            keras.layers.ReLU()                               #</w:t>
      </w:r>
      <w:r>
        <w:rPr>
          <w:rFonts w:hint="eastAsia"/>
        </w:rPr>
        <w:t>激活函数</w:t>
      </w:r>
    </w:p>
    <w:p w14:paraId="0BD1CF92" w14:textId="77777777" w:rsidR="00FF1287" w:rsidRDefault="00FF1287" w:rsidP="00FF1287">
      <w:r>
        <w:t xml:space="preserve">        ])</w:t>
      </w:r>
    </w:p>
    <w:p w14:paraId="0B14CDF6" w14:textId="77777777" w:rsidR="00FF1287" w:rsidRDefault="00FF1287" w:rsidP="00FF1287">
      <w:r>
        <w:t xml:space="preserve">        </w:t>
      </w:r>
    </w:p>
    <w:p w14:paraId="382E1981" w14:textId="77777777" w:rsidR="00FF1287" w:rsidRDefault="00FF1287" w:rsidP="00FF1287">
      <w:r>
        <w:t xml:space="preserve">    def call(self, x, training=None):</w:t>
      </w:r>
    </w:p>
    <w:p w14:paraId="5B953A1C" w14:textId="77777777" w:rsidR="00FF1287" w:rsidRDefault="00FF1287" w:rsidP="00FF1287">
      <w:r>
        <w:t xml:space="preserve">        x = self.model(x, training=training)</w:t>
      </w:r>
    </w:p>
    <w:p w14:paraId="4BA87015" w14:textId="5382516B" w:rsidR="00FF1287" w:rsidRDefault="00FF1287" w:rsidP="00FF1287">
      <w:r>
        <w:t xml:space="preserve">        return x</w:t>
      </w:r>
    </w:p>
    <w:p w14:paraId="474714CC" w14:textId="77777777" w:rsidR="00FF1287" w:rsidRDefault="00FF1287" w:rsidP="00FF1287">
      <w:r>
        <w:t>class InceptionBlk(keras.Model):</w:t>
      </w:r>
    </w:p>
    <w:p w14:paraId="0CF5B7BF" w14:textId="77777777" w:rsidR="00FF1287" w:rsidRDefault="00FF1287" w:rsidP="00FF1287"/>
    <w:p w14:paraId="4996C180" w14:textId="77777777" w:rsidR="00FF1287" w:rsidRDefault="00FF1287" w:rsidP="00FF1287">
      <w:r>
        <w:t xml:space="preserve">    def __init__(self, ch, strides=1):</w:t>
      </w:r>
    </w:p>
    <w:p w14:paraId="378A1E4C" w14:textId="77777777" w:rsidR="00FF1287" w:rsidRDefault="00FF1287" w:rsidP="00FF1287">
      <w:pPr>
        <w:rPr>
          <w:rFonts w:hint="eastAsia"/>
        </w:rPr>
      </w:pPr>
      <w:r>
        <w:rPr>
          <w:rFonts w:hint="eastAsia"/>
        </w:rPr>
        <w:t xml:space="preserve">        super(InceptionBlk, self).__init__()                    # </w:t>
      </w:r>
      <w:r>
        <w:rPr>
          <w:rFonts w:hint="eastAsia"/>
        </w:rPr>
        <w:t>父类方法</w:t>
      </w:r>
    </w:p>
    <w:p w14:paraId="48B9186F" w14:textId="77777777" w:rsidR="00FF1287" w:rsidRDefault="00FF1287" w:rsidP="00FF1287"/>
    <w:p w14:paraId="7FEB3775" w14:textId="77777777" w:rsidR="00FF1287" w:rsidRDefault="00FF1287" w:rsidP="00FF1287">
      <w:pPr>
        <w:rPr>
          <w:rFonts w:hint="eastAsia"/>
        </w:rPr>
      </w:pPr>
      <w:r>
        <w:rPr>
          <w:rFonts w:hint="eastAsia"/>
        </w:rPr>
        <w:t xml:space="preserve">        self.ch = ch                                            # </w:t>
      </w:r>
      <w:r>
        <w:rPr>
          <w:rFonts w:hint="eastAsia"/>
        </w:rPr>
        <w:t>赋值</w:t>
      </w:r>
    </w:p>
    <w:p w14:paraId="7DBB7B3C" w14:textId="77777777" w:rsidR="00FF1287" w:rsidRDefault="00FF1287" w:rsidP="00FF1287">
      <w:pPr>
        <w:rPr>
          <w:rFonts w:hint="eastAsia"/>
        </w:rPr>
      </w:pPr>
      <w:r>
        <w:rPr>
          <w:rFonts w:hint="eastAsia"/>
        </w:rPr>
        <w:t xml:space="preserve">        self.strides = strides                                  # </w:t>
      </w:r>
      <w:r>
        <w:rPr>
          <w:rFonts w:hint="eastAsia"/>
        </w:rPr>
        <w:t>赋值</w:t>
      </w:r>
    </w:p>
    <w:p w14:paraId="1C73B731" w14:textId="77777777" w:rsidR="00FF1287" w:rsidRDefault="00FF1287" w:rsidP="00FF1287"/>
    <w:p w14:paraId="1E479929" w14:textId="77777777" w:rsidR="00FF1287" w:rsidRDefault="00FF1287" w:rsidP="00FF1287">
      <w:pPr>
        <w:rPr>
          <w:rFonts w:hint="eastAsia"/>
        </w:rPr>
      </w:pPr>
      <w:r>
        <w:rPr>
          <w:rFonts w:hint="eastAsia"/>
        </w:rPr>
        <w:t xml:space="preserve">        self.conv1 = ConvBNRelu(ch, strides=strides)             # </w:t>
      </w:r>
      <w:r>
        <w:rPr>
          <w:rFonts w:hint="eastAsia"/>
        </w:rPr>
        <w:t>构造第</w:t>
      </w:r>
      <w:r>
        <w:rPr>
          <w:rFonts w:hint="eastAsia"/>
        </w:rPr>
        <w:t>1</w:t>
      </w:r>
      <w:r>
        <w:rPr>
          <w:rFonts w:hint="eastAsia"/>
        </w:rPr>
        <w:t>个</w:t>
      </w:r>
      <w:r>
        <w:rPr>
          <w:rFonts w:hint="eastAsia"/>
        </w:rPr>
        <w:t>CNN</w:t>
      </w:r>
      <w:r>
        <w:rPr>
          <w:rFonts w:hint="eastAsia"/>
        </w:rPr>
        <w:t>基本单元</w:t>
      </w:r>
    </w:p>
    <w:p w14:paraId="3BCB82E0" w14:textId="77777777" w:rsidR="00FF1287" w:rsidRDefault="00FF1287" w:rsidP="00FF1287">
      <w:pPr>
        <w:rPr>
          <w:rFonts w:hint="eastAsia"/>
        </w:rPr>
      </w:pPr>
      <w:r>
        <w:rPr>
          <w:rFonts w:hint="eastAsia"/>
        </w:rPr>
        <w:t xml:space="preserve">        self.conv2 = ConvBNRelu(ch, kernelsz=3, strides=strides) # </w:t>
      </w:r>
      <w:r>
        <w:rPr>
          <w:rFonts w:hint="eastAsia"/>
        </w:rPr>
        <w:t>构造第</w:t>
      </w:r>
      <w:r>
        <w:rPr>
          <w:rFonts w:hint="eastAsia"/>
        </w:rPr>
        <w:t>2</w:t>
      </w:r>
      <w:r>
        <w:rPr>
          <w:rFonts w:hint="eastAsia"/>
        </w:rPr>
        <w:t>个</w:t>
      </w:r>
      <w:r>
        <w:rPr>
          <w:rFonts w:hint="eastAsia"/>
        </w:rPr>
        <w:t>CNN</w:t>
      </w:r>
      <w:r>
        <w:rPr>
          <w:rFonts w:hint="eastAsia"/>
        </w:rPr>
        <w:t>基本单元，卷积核大小初始为</w:t>
      </w:r>
      <w:r>
        <w:rPr>
          <w:rFonts w:hint="eastAsia"/>
        </w:rPr>
        <w:t>3*3</w:t>
      </w:r>
    </w:p>
    <w:p w14:paraId="0968A212" w14:textId="77777777" w:rsidR="00FF1287" w:rsidRDefault="00FF1287" w:rsidP="00FF1287">
      <w:pPr>
        <w:rPr>
          <w:rFonts w:hint="eastAsia"/>
        </w:rPr>
      </w:pPr>
      <w:r>
        <w:rPr>
          <w:rFonts w:hint="eastAsia"/>
        </w:rPr>
        <w:t xml:space="preserve">        self.conv3_1 = ConvBNRelu(ch, kernelsz=3, strides=strides)# </w:t>
      </w:r>
      <w:r>
        <w:rPr>
          <w:rFonts w:hint="eastAsia"/>
        </w:rPr>
        <w:t>构造第</w:t>
      </w:r>
      <w:r>
        <w:rPr>
          <w:rFonts w:hint="eastAsia"/>
        </w:rPr>
        <w:t>3_1</w:t>
      </w:r>
      <w:r>
        <w:rPr>
          <w:rFonts w:hint="eastAsia"/>
        </w:rPr>
        <w:t>个</w:t>
      </w:r>
      <w:r>
        <w:rPr>
          <w:rFonts w:hint="eastAsia"/>
        </w:rPr>
        <w:t>CNN</w:t>
      </w:r>
      <w:r>
        <w:rPr>
          <w:rFonts w:hint="eastAsia"/>
        </w:rPr>
        <w:t>基本单元，卷积核大小初始为</w:t>
      </w:r>
      <w:r>
        <w:rPr>
          <w:rFonts w:hint="eastAsia"/>
        </w:rPr>
        <w:t>3*3</w:t>
      </w:r>
    </w:p>
    <w:p w14:paraId="0E1E4616" w14:textId="77777777" w:rsidR="00FF1287" w:rsidRDefault="00FF1287" w:rsidP="00FF1287">
      <w:pPr>
        <w:rPr>
          <w:rFonts w:hint="eastAsia"/>
        </w:rPr>
      </w:pPr>
      <w:r>
        <w:rPr>
          <w:rFonts w:hint="eastAsia"/>
        </w:rPr>
        <w:t xml:space="preserve">        self.conv3_2 = ConvBNRelu(ch, kernelsz=3, strides=1)      # </w:t>
      </w:r>
      <w:r>
        <w:rPr>
          <w:rFonts w:hint="eastAsia"/>
        </w:rPr>
        <w:t>构造第</w:t>
      </w:r>
      <w:r>
        <w:rPr>
          <w:rFonts w:hint="eastAsia"/>
        </w:rPr>
        <w:t>3_2</w:t>
      </w:r>
      <w:r>
        <w:rPr>
          <w:rFonts w:hint="eastAsia"/>
        </w:rPr>
        <w:t>个</w:t>
      </w:r>
      <w:r>
        <w:rPr>
          <w:rFonts w:hint="eastAsia"/>
        </w:rPr>
        <w:t>CNN</w:t>
      </w:r>
      <w:r>
        <w:rPr>
          <w:rFonts w:hint="eastAsia"/>
        </w:rPr>
        <w:t>基本单元，卷积核大小初始为</w:t>
      </w:r>
      <w:r>
        <w:rPr>
          <w:rFonts w:hint="eastAsia"/>
        </w:rPr>
        <w:t>3*3</w:t>
      </w:r>
    </w:p>
    <w:p w14:paraId="3A7380A6" w14:textId="77777777" w:rsidR="00FF1287" w:rsidRDefault="00FF1287" w:rsidP="00FF1287"/>
    <w:p w14:paraId="7C1B4528" w14:textId="77777777" w:rsidR="00FF1287" w:rsidRDefault="00FF1287" w:rsidP="00FF1287">
      <w:pPr>
        <w:rPr>
          <w:rFonts w:hint="eastAsia"/>
        </w:rPr>
      </w:pPr>
      <w:r>
        <w:rPr>
          <w:rFonts w:hint="eastAsia"/>
        </w:rPr>
        <w:t xml:space="preserve">        self.pool = keras.layers.MaxPooling2D(3, strides=1, padding='same')  # </w:t>
      </w:r>
      <w:r>
        <w:rPr>
          <w:rFonts w:hint="eastAsia"/>
        </w:rPr>
        <w:t>最大池化层，</w:t>
      </w:r>
      <w:r>
        <w:rPr>
          <w:rFonts w:hint="eastAsia"/>
        </w:rPr>
        <w:t>same</w:t>
      </w:r>
    </w:p>
    <w:p w14:paraId="3D38FC1A" w14:textId="77777777" w:rsidR="00FF1287" w:rsidRDefault="00FF1287" w:rsidP="00FF1287">
      <w:pPr>
        <w:rPr>
          <w:rFonts w:hint="eastAsia"/>
        </w:rPr>
      </w:pPr>
      <w:r>
        <w:rPr>
          <w:rFonts w:hint="eastAsia"/>
        </w:rPr>
        <w:t xml:space="preserve">        self.pool_conv = ConvBNRelu(ch, strides=strides)                    #</w:t>
      </w:r>
      <w:r>
        <w:rPr>
          <w:rFonts w:hint="eastAsia"/>
        </w:rPr>
        <w:t>构造</w:t>
      </w:r>
      <w:r>
        <w:rPr>
          <w:rFonts w:hint="eastAsia"/>
        </w:rPr>
        <w:t>CNN</w:t>
      </w:r>
      <w:r>
        <w:rPr>
          <w:rFonts w:hint="eastAsia"/>
        </w:rPr>
        <w:t>基本</w:t>
      </w:r>
      <w:r>
        <w:rPr>
          <w:rFonts w:hint="eastAsia"/>
        </w:rPr>
        <w:lastRenderedPageBreak/>
        <w:t>单元，卷积核大小初始为</w:t>
      </w:r>
      <w:r>
        <w:rPr>
          <w:rFonts w:hint="eastAsia"/>
        </w:rPr>
        <w:t>3*3</w:t>
      </w:r>
    </w:p>
    <w:p w14:paraId="4E2C52ED" w14:textId="77777777" w:rsidR="00FF1287" w:rsidRDefault="00FF1287" w:rsidP="00FF1287"/>
    <w:p w14:paraId="15763401" w14:textId="77777777" w:rsidR="00FF1287" w:rsidRDefault="00FF1287" w:rsidP="00FF1287">
      <w:r>
        <w:t xml:space="preserve">    def call(self, x, training=None):</w:t>
      </w:r>
    </w:p>
    <w:p w14:paraId="72B5BF09" w14:textId="77777777" w:rsidR="00FF1287" w:rsidRDefault="00FF1287" w:rsidP="00FF1287">
      <w:r>
        <w:t xml:space="preserve">        x1 = self.conv1(x, training=training)</w:t>
      </w:r>
    </w:p>
    <w:p w14:paraId="416EB0B5" w14:textId="77777777" w:rsidR="00FF1287" w:rsidRDefault="00FF1287" w:rsidP="00FF1287"/>
    <w:p w14:paraId="4E7DF415" w14:textId="77777777" w:rsidR="00FF1287" w:rsidRDefault="00FF1287" w:rsidP="00FF1287">
      <w:r>
        <w:t xml:space="preserve">        x2 = self.conv2(x, training=training)</w:t>
      </w:r>
    </w:p>
    <w:p w14:paraId="5109ABC9" w14:textId="77777777" w:rsidR="00FF1287" w:rsidRDefault="00FF1287" w:rsidP="00FF1287"/>
    <w:p w14:paraId="7B1015E8" w14:textId="77777777" w:rsidR="00FF1287" w:rsidRDefault="00FF1287" w:rsidP="00FF1287">
      <w:r>
        <w:t xml:space="preserve">        x3_1 = self.conv3_1(x, training=training)</w:t>
      </w:r>
    </w:p>
    <w:p w14:paraId="332567F5" w14:textId="77777777" w:rsidR="00FF1287" w:rsidRDefault="00FF1287" w:rsidP="00FF1287">
      <w:r>
        <w:t xml:space="preserve">        x3_2 = self.conv3_2(x3_1, training=training)</w:t>
      </w:r>
    </w:p>
    <w:p w14:paraId="3D11F374" w14:textId="77777777" w:rsidR="00FF1287" w:rsidRDefault="00FF1287" w:rsidP="00FF1287"/>
    <w:p w14:paraId="74B56D9F" w14:textId="77777777" w:rsidR="00FF1287" w:rsidRDefault="00FF1287" w:rsidP="00FF1287">
      <w:r>
        <w:t xml:space="preserve">        x4 = self.pool(x)</w:t>
      </w:r>
    </w:p>
    <w:p w14:paraId="6F3B6DB6" w14:textId="77777777" w:rsidR="00FF1287" w:rsidRDefault="00FF1287" w:rsidP="00FF1287">
      <w:r>
        <w:t xml:space="preserve">        x4 = self.pool_conv(x4, training=training)</w:t>
      </w:r>
    </w:p>
    <w:p w14:paraId="55ECD02F" w14:textId="77777777" w:rsidR="00FF1287" w:rsidRDefault="00FF1287" w:rsidP="00FF1287">
      <w:r>
        <w:t xml:space="preserve">        # concat along axis=channel</w:t>
      </w:r>
    </w:p>
    <w:p w14:paraId="78FB78A8" w14:textId="77777777" w:rsidR="00FF1287" w:rsidRDefault="00FF1287" w:rsidP="00FF1287">
      <w:pPr>
        <w:rPr>
          <w:rFonts w:hint="eastAsia"/>
        </w:rPr>
      </w:pPr>
      <w:r>
        <w:rPr>
          <w:rFonts w:hint="eastAsia"/>
        </w:rPr>
        <w:t xml:space="preserve">        x = tf.concat([x1, x2, x3_2, x4], axis=3)                         # </w:t>
      </w:r>
      <w:r>
        <w:rPr>
          <w:rFonts w:hint="eastAsia"/>
        </w:rPr>
        <w:t>通道数扩充，上图理解。</w:t>
      </w:r>
    </w:p>
    <w:p w14:paraId="6250C036" w14:textId="77777777" w:rsidR="00FF1287" w:rsidRDefault="00FF1287" w:rsidP="00FF1287">
      <w:r>
        <w:t xml:space="preserve">        return x</w:t>
      </w:r>
    </w:p>
    <w:p w14:paraId="31825CAF" w14:textId="77777777" w:rsidR="00FF1287" w:rsidRDefault="00FF1287" w:rsidP="00FF1287">
      <w:pPr>
        <w:rPr>
          <w:rFonts w:hint="eastAsia"/>
        </w:rPr>
      </w:pPr>
      <w:r>
        <w:rPr>
          <w:rFonts w:hint="eastAsia"/>
        </w:rPr>
        <w:t xml:space="preserve"># Res Block </w:t>
      </w:r>
      <w:r>
        <w:rPr>
          <w:rFonts w:hint="eastAsia"/>
        </w:rPr>
        <w:t>模块。继承</w:t>
      </w:r>
      <w:r>
        <w:rPr>
          <w:rFonts w:hint="eastAsia"/>
        </w:rPr>
        <w:t>keras.Model</w:t>
      </w:r>
      <w:r>
        <w:rPr>
          <w:rFonts w:hint="eastAsia"/>
        </w:rPr>
        <w:t>或者</w:t>
      </w:r>
      <w:r>
        <w:rPr>
          <w:rFonts w:hint="eastAsia"/>
        </w:rPr>
        <w:t>keras.Layer</w:t>
      </w:r>
      <w:r>
        <w:rPr>
          <w:rFonts w:hint="eastAsia"/>
        </w:rPr>
        <w:t>都可以</w:t>
      </w:r>
    </w:p>
    <w:p w14:paraId="712A845C" w14:textId="77777777" w:rsidR="00FF1287" w:rsidRDefault="00FF1287" w:rsidP="00FF1287">
      <w:r>
        <w:t>class Inception(keras.Model):</w:t>
      </w:r>
    </w:p>
    <w:p w14:paraId="0724A5A7" w14:textId="77777777" w:rsidR="00FF1287" w:rsidRDefault="00FF1287" w:rsidP="00FF1287"/>
    <w:p w14:paraId="23F39E42" w14:textId="77777777" w:rsidR="00FF1287" w:rsidRDefault="00FF1287" w:rsidP="00FF1287">
      <w:r>
        <w:t xml:space="preserve">    def __init__(self, num_layers, num_classes, init_ch=16, **kwargs):</w:t>
      </w:r>
    </w:p>
    <w:p w14:paraId="540B125B" w14:textId="77777777" w:rsidR="00FF1287" w:rsidRDefault="00FF1287" w:rsidP="00FF1287">
      <w:r>
        <w:t xml:space="preserve">        super(Inception, self).__init__(**kwargs)</w:t>
      </w:r>
    </w:p>
    <w:p w14:paraId="47CC18BB" w14:textId="77777777" w:rsidR="00FF1287" w:rsidRDefault="00FF1287" w:rsidP="00FF1287"/>
    <w:p w14:paraId="7BDD9872" w14:textId="77777777" w:rsidR="00FF1287" w:rsidRDefault="00FF1287" w:rsidP="00FF1287">
      <w:pPr>
        <w:rPr>
          <w:rFonts w:hint="eastAsia"/>
        </w:rPr>
      </w:pPr>
      <w:r>
        <w:rPr>
          <w:rFonts w:hint="eastAsia"/>
        </w:rPr>
        <w:t xml:space="preserve">        self.in_channels = init_ch                      # </w:t>
      </w:r>
      <w:r>
        <w:rPr>
          <w:rFonts w:hint="eastAsia"/>
        </w:rPr>
        <w:t>初始输入通道</w:t>
      </w:r>
    </w:p>
    <w:p w14:paraId="7F2E376F" w14:textId="77777777" w:rsidR="00FF1287" w:rsidRDefault="00FF1287" w:rsidP="00FF1287">
      <w:pPr>
        <w:rPr>
          <w:rFonts w:hint="eastAsia"/>
        </w:rPr>
      </w:pPr>
      <w:r>
        <w:rPr>
          <w:rFonts w:hint="eastAsia"/>
        </w:rPr>
        <w:t xml:space="preserve">        self.out_channels = init_ch                     # </w:t>
      </w:r>
      <w:r>
        <w:rPr>
          <w:rFonts w:hint="eastAsia"/>
        </w:rPr>
        <w:t>初始输出通道数</w:t>
      </w:r>
    </w:p>
    <w:p w14:paraId="2B119E6D" w14:textId="77777777" w:rsidR="00FF1287" w:rsidRDefault="00FF1287" w:rsidP="00FF1287">
      <w:pPr>
        <w:rPr>
          <w:rFonts w:hint="eastAsia"/>
        </w:rPr>
      </w:pPr>
      <w:r>
        <w:rPr>
          <w:rFonts w:hint="eastAsia"/>
        </w:rPr>
        <w:t xml:space="preserve">        self.num_layers = num_layers                    # </w:t>
      </w:r>
      <w:r>
        <w:rPr>
          <w:rFonts w:hint="eastAsia"/>
        </w:rPr>
        <w:t>初始层数，就是多少个</w:t>
      </w:r>
      <w:r>
        <w:rPr>
          <w:rFonts w:hint="eastAsia"/>
        </w:rPr>
        <w:t>res block</w:t>
      </w:r>
    </w:p>
    <w:p w14:paraId="5DF7943C" w14:textId="77777777" w:rsidR="00FF1287" w:rsidRDefault="00FF1287" w:rsidP="00FF1287">
      <w:pPr>
        <w:rPr>
          <w:rFonts w:hint="eastAsia"/>
        </w:rPr>
      </w:pPr>
      <w:r>
        <w:rPr>
          <w:rFonts w:hint="eastAsia"/>
        </w:rPr>
        <w:t xml:space="preserve">        self.init_ch = init_ch                          # </w:t>
      </w:r>
      <w:r>
        <w:rPr>
          <w:rFonts w:hint="eastAsia"/>
        </w:rPr>
        <w:t>初始通道</w:t>
      </w:r>
    </w:p>
    <w:p w14:paraId="7DFEBD6D" w14:textId="77777777" w:rsidR="00FF1287" w:rsidRDefault="00FF1287" w:rsidP="00FF1287"/>
    <w:p w14:paraId="30B5F390" w14:textId="77777777" w:rsidR="00FF1287" w:rsidRDefault="00FF1287" w:rsidP="00FF1287">
      <w:pPr>
        <w:rPr>
          <w:rFonts w:hint="eastAsia"/>
        </w:rPr>
      </w:pPr>
      <w:r>
        <w:rPr>
          <w:rFonts w:hint="eastAsia"/>
        </w:rPr>
        <w:t xml:space="preserve">        self.conv1 = ConvBNRelu(init_ch)                  # </w:t>
      </w:r>
      <w:r>
        <w:rPr>
          <w:rFonts w:hint="eastAsia"/>
        </w:rPr>
        <w:t>构造</w:t>
      </w:r>
      <w:r>
        <w:rPr>
          <w:rFonts w:hint="eastAsia"/>
        </w:rPr>
        <w:t>1</w:t>
      </w:r>
      <w:r>
        <w:rPr>
          <w:rFonts w:hint="eastAsia"/>
        </w:rPr>
        <w:t>个</w:t>
      </w:r>
      <w:r>
        <w:rPr>
          <w:rFonts w:hint="eastAsia"/>
        </w:rPr>
        <w:t>CNN</w:t>
      </w:r>
      <w:r>
        <w:rPr>
          <w:rFonts w:hint="eastAsia"/>
        </w:rPr>
        <w:t>基本单元</w:t>
      </w:r>
    </w:p>
    <w:p w14:paraId="4F4DA39E" w14:textId="77777777" w:rsidR="00FF1287" w:rsidRDefault="00FF1287" w:rsidP="00FF1287"/>
    <w:p w14:paraId="708AC919" w14:textId="77777777" w:rsidR="00FF1287" w:rsidRDefault="00FF1287" w:rsidP="00FF1287">
      <w:r>
        <w:t xml:space="preserve">        self.blocks = keras.models.Sequential(</w:t>
      </w:r>
    </w:p>
    <w:p w14:paraId="1751C915" w14:textId="77777777" w:rsidR="00FF1287" w:rsidRDefault="00FF1287" w:rsidP="00FF1287">
      <w:pPr>
        <w:rPr>
          <w:rFonts w:hint="eastAsia"/>
        </w:rPr>
      </w:pPr>
      <w:r>
        <w:rPr>
          <w:rFonts w:hint="eastAsia"/>
        </w:rPr>
        <w:t xml:space="preserve">            name='dynamic-blocks')  # </w:t>
      </w:r>
      <w:r>
        <w:rPr>
          <w:rFonts w:hint="eastAsia"/>
        </w:rPr>
        <w:t>创建一个</w:t>
      </w:r>
      <w:r>
        <w:rPr>
          <w:rFonts w:hint="eastAsia"/>
        </w:rPr>
        <w:t>Sequential</w:t>
      </w:r>
      <w:r>
        <w:rPr>
          <w:rFonts w:hint="eastAsia"/>
        </w:rPr>
        <w:t>容器对象</w:t>
      </w:r>
    </w:p>
    <w:p w14:paraId="379BEDFE" w14:textId="77777777" w:rsidR="00FF1287" w:rsidRDefault="00FF1287" w:rsidP="00FF1287"/>
    <w:p w14:paraId="7405E80F" w14:textId="77777777" w:rsidR="00FF1287" w:rsidRDefault="00FF1287" w:rsidP="00FF1287">
      <w:pPr>
        <w:rPr>
          <w:rFonts w:hint="eastAsia"/>
        </w:rPr>
      </w:pPr>
      <w:r>
        <w:rPr>
          <w:rFonts w:hint="eastAsia"/>
        </w:rPr>
        <w:t xml:space="preserve">        # for</w:t>
      </w:r>
      <w:r>
        <w:rPr>
          <w:rFonts w:hint="eastAsia"/>
        </w:rPr>
        <w:t>循环，循环次数为</w:t>
      </w:r>
      <w:r>
        <w:rPr>
          <w:rFonts w:hint="eastAsia"/>
        </w:rPr>
        <w:t>num_layers</w:t>
      </w:r>
      <w:r>
        <w:rPr>
          <w:rFonts w:hint="eastAsia"/>
        </w:rPr>
        <w:t>传输的参数；</w:t>
      </w:r>
    </w:p>
    <w:p w14:paraId="21A48FE5" w14:textId="77777777" w:rsidR="00FF1287" w:rsidRDefault="00FF1287" w:rsidP="00FF1287">
      <w:r>
        <w:t xml:space="preserve">        for block_id in range(num_layers):</w:t>
      </w:r>
    </w:p>
    <w:p w14:paraId="41311530" w14:textId="77777777" w:rsidR="00FF1287" w:rsidRDefault="00FF1287" w:rsidP="00FF1287"/>
    <w:p w14:paraId="1306B9D7" w14:textId="77777777" w:rsidR="00FF1287" w:rsidRDefault="00FF1287" w:rsidP="00FF1287">
      <w:pPr>
        <w:rPr>
          <w:rFonts w:hint="eastAsia"/>
        </w:rPr>
      </w:pPr>
      <w:r>
        <w:rPr>
          <w:rFonts w:hint="eastAsia"/>
        </w:rPr>
        <w:t xml:space="preserve">            # 2</w:t>
      </w:r>
      <w:r>
        <w:rPr>
          <w:rFonts w:hint="eastAsia"/>
        </w:rPr>
        <w:t>个</w:t>
      </w:r>
      <w:r>
        <w:rPr>
          <w:rFonts w:hint="eastAsia"/>
        </w:rPr>
        <w:t>Inception Block</w:t>
      </w:r>
      <w:r>
        <w:rPr>
          <w:rFonts w:hint="eastAsia"/>
        </w:rPr>
        <w:t>模块构建一个参考块，循环</w:t>
      </w:r>
      <w:r>
        <w:rPr>
          <w:rFonts w:hint="eastAsia"/>
        </w:rPr>
        <w:t>2</w:t>
      </w:r>
      <w:r>
        <w:rPr>
          <w:rFonts w:hint="eastAsia"/>
        </w:rPr>
        <w:t>次；</w:t>
      </w:r>
    </w:p>
    <w:p w14:paraId="04143A10" w14:textId="77777777" w:rsidR="00FF1287" w:rsidRDefault="00FF1287" w:rsidP="00FF1287">
      <w:r>
        <w:lastRenderedPageBreak/>
        <w:t xml:space="preserve">            for layer_id in range(2):</w:t>
      </w:r>
    </w:p>
    <w:p w14:paraId="170419D5" w14:textId="77777777" w:rsidR="00FF1287" w:rsidRDefault="00FF1287" w:rsidP="00FF1287"/>
    <w:p w14:paraId="135FC5B1" w14:textId="77777777" w:rsidR="00FF1287" w:rsidRDefault="00FF1287" w:rsidP="00FF1287">
      <w:pPr>
        <w:rPr>
          <w:rFonts w:hint="eastAsia"/>
        </w:rPr>
      </w:pPr>
      <w:r>
        <w:rPr>
          <w:rFonts w:hint="eastAsia"/>
        </w:rPr>
        <w:t xml:space="preserve">                if layer_id == 0:                          # </w:t>
      </w:r>
      <w:r>
        <w:rPr>
          <w:rFonts w:hint="eastAsia"/>
        </w:rPr>
        <w:t>如果为第</w:t>
      </w:r>
      <w:r>
        <w:rPr>
          <w:rFonts w:hint="eastAsia"/>
        </w:rPr>
        <w:t>1</w:t>
      </w:r>
      <w:r>
        <w:rPr>
          <w:rFonts w:hint="eastAsia"/>
        </w:rPr>
        <w:t>次循环的话</w:t>
      </w:r>
    </w:p>
    <w:p w14:paraId="5C2FCB73" w14:textId="77777777" w:rsidR="00FF1287" w:rsidRDefault="00FF1287" w:rsidP="00FF1287"/>
    <w:p w14:paraId="309CE4CD" w14:textId="77777777" w:rsidR="00FF1287" w:rsidRDefault="00FF1287" w:rsidP="00FF1287">
      <w:pPr>
        <w:rPr>
          <w:rFonts w:hint="eastAsia"/>
        </w:rPr>
      </w:pPr>
      <w:r>
        <w:rPr>
          <w:rFonts w:hint="eastAsia"/>
        </w:rPr>
        <w:t xml:space="preserve">                    # </w:t>
      </w:r>
      <w:r>
        <w:rPr>
          <w:rFonts w:hint="eastAsia"/>
        </w:rPr>
        <w:t>创建</w:t>
      </w:r>
      <w:r>
        <w:rPr>
          <w:rFonts w:hint="eastAsia"/>
        </w:rPr>
        <w:t>1</w:t>
      </w:r>
      <w:r>
        <w:rPr>
          <w:rFonts w:hint="eastAsia"/>
        </w:rPr>
        <w:t>个</w:t>
      </w:r>
      <w:r>
        <w:rPr>
          <w:rFonts w:hint="eastAsia"/>
        </w:rPr>
        <w:t>Inception Block</w:t>
      </w:r>
      <w:r>
        <w:rPr>
          <w:rFonts w:hint="eastAsia"/>
        </w:rPr>
        <w:t>模块，并且步长为</w:t>
      </w:r>
      <w:r>
        <w:rPr>
          <w:rFonts w:hint="eastAsia"/>
        </w:rPr>
        <w:t>2</w:t>
      </w:r>
      <w:r>
        <w:rPr>
          <w:rFonts w:hint="eastAsia"/>
        </w:rPr>
        <w:t>；</w:t>
      </w:r>
    </w:p>
    <w:p w14:paraId="0E026724" w14:textId="77777777" w:rsidR="00FF1287" w:rsidRDefault="00FF1287" w:rsidP="00FF1287">
      <w:r>
        <w:t xml:space="preserve">                    block = InceptionBlk(self.out_channels, strides=2)</w:t>
      </w:r>
    </w:p>
    <w:p w14:paraId="0D3B7B51" w14:textId="77777777" w:rsidR="00FF1287" w:rsidRDefault="00FF1287" w:rsidP="00FF1287"/>
    <w:p w14:paraId="3DF67E7C" w14:textId="77777777" w:rsidR="00FF1287" w:rsidRDefault="00FF1287" w:rsidP="00FF1287">
      <w:pPr>
        <w:rPr>
          <w:rFonts w:hint="eastAsia"/>
        </w:rPr>
      </w:pPr>
      <w:r>
        <w:rPr>
          <w:rFonts w:hint="eastAsia"/>
        </w:rPr>
        <w:t xml:space="preserve">                else:                                        # </w:t>
      </w:r>
      <w:r>
        <w:rPr>
          <w:rFonts w:hint="eastAsia"/>
        </w:rPr>
        <w:t>如果为第</w:t>
      </w:r>
      <w:r>
        <w:rPr>
          <w:rFonts w:hint="eastAsia"/>
        </w:rPr>
        <w:t>2</w:t>
      </w:r>
      <w:r>
        <w:rPr>
          <w:rFonts w:hint="eastAsia"/>
        </w:rPr>
        <w:t>次循环的话</w:t>
      </w:r>
    </w:p>
    <w:p w14:paraId="345F2D65" w14:textId="77777777" w:rsidR="00FF1287" w:rsidRDefault="00FF1287" w:rsidP="00FF1287">
      <w:pPr>
        <w:rPr>
          <w:rFonts w:hint="eastAsia"/>
        </w:rPr>
      </w:pPr>
      <w:r>
        <w:rPr>
          <w:rFonts w:hint="eastAsia"/>
        </w:rPr>
        <w:t xml:space="preserve">                    # </w:t>
      </w:r>
      <w:r>
        <w:rPr>
          <w:rFonts w:hint="eastAsia"/>
        </w:rPr>
        <w:t>创建</w:t>
      </w:r>
      <w:r>
        <w:rPr>
          <w:rFonts w:hint="eastAsia"/>
        </w:rPr>
        <w:t>1</w:t>
      </w:r>
      <w:r>
        <w:rPr>
          <w:rFonts w:hint="eastAsia"/>
        </w:rPr>
        <w:t>个</w:t>
      </w:r>
      <w:r>
        <w:rPr>
          <w:rFonts w:hint="eastAsia"/>
        </w:rPr>
        <w:t>Inception Block</w:t>
      </w:r>
      <w:r>
        <w:rPr>
          <w:rFonts w:hint="eastAsia"/>
        </w:rPr>
        <w:t>模块，并且步长为</w:t>
      </w:r>
      <w:r>
        <w:rPr>
          <w:rFonts w:hint="eastAsia"/>
        </w:rPr>
        <w:t>1</w:t>
      </w:r>
      <w:r>
        <w:rPr>
          <w:rFonts w:hint="eastAsia"/>
        </w:rPr>
        <w:t>；</w:t>
      </w:r>
    </w:p>
    <w:p w14:paraId="425D4712" w14:textId="77777777" w:rsidR="00FF1287" w:rsidRDefault="00FF1287" w:rsidP="00FF1287">
      <w:r>
        <w:t xml:space="preserve">                    block = InceptionBlk(self.out_channels, strides=1)</w:t>
      </w:r>
    </w:p>
    <w:p w14:paraId="0F7C4D0B" w14:textId="77777777" w:rsidR="00FF1287" w:rsidRDefault="00FF1287" w:rsidP="00FF1287"/>
    <w:p w14:paraId="2EA447C2" w14:textId="77777777" w:rsidR="00FF1287" w:rsidRDefault="00FF1287" w:rsidP="00FF1287">
      <w:pPr>
        <w:rPr>
          <w:rFonts w:hint="eastAsia"/>
        </w:rPr>
      </w:pPr>
      <w:r>
        <w:rPr>
          <w:rFonts w:hint="eastAsia"/>
        </w:rPr>
        <w:t xml:space="preserve">                self.blocks.add(block)                   # </w:t>
      </w:r>
      <w:r>
        <w:rPr>
          <w:rFonts w:hint="eastAsia"/>
        </w:rPr>
        <w:t>把</w:t>
      </w:r>
      <w:r>
        <w:rPr>
          <w:rFonts w:hint="eastAsia"/>
        </w:rPr>
        <w:t>block</w:t>
      </w:r>
      <w:r>
        <w:rPr>
          <w:rFonts w:hint="eastAsia"/>
        </w:rPr>
        <w:t>放进容器对象</w:t>
      </w:r>
      <w:r>
        <w:rPr>
          <w:rFonts w:hint="eastAsia"/>
        </w:rPr>
        <w:t>blocks</w:t>
      </w:r>
      <w:r>
        <w:rPr>
          <w:rFonts w:hint="eastAsia"/>
        </w:rPr>
        <w:t>中</w:t>
      </w:r>
    </w:p>
    <w:p w14:paraId="6F61B01F" w14:textId="77777777" w:rsidR="00FF1287" w:rsidRDefault="00FF1287" w:rsidP="00FF1287"/>
    <w:p w14:paraId="11AE7C84" w14:textId="77777777" w:rsidR="00FF1287" w:rsidRDefault="00FF1287" w:rsidP="00FF1287">
      <w:pPr>
        <w:rPr>
          <w:rFonts w:hint="eastAsia"/>
        </w:rPr>
      </w:pPr>
      <w:r>
        <w:rPr>
          <w:rFonts w:hint="eastAsia"/>
        </w:rPr>
        <w:t xml:space="preserve">            # enlarger out_channels per block            # </w:t>
      </w:r>
      <w:r>
        <w:rPr>
          <w:rFonts w:hint="eastAsia"/>
        </w:rPr>
        <w:t>通道数扩大为</w:t>
      </w:r>
      <w:r>
        <w:rPr>
          <w:rFonts w:hint="eastAsia"/>
        </w:rPr>
        <w:t>2</w:t>
      </w:r>
      <w:r>
        <w:rPr>
          <w:rFonts w:hint="eastAsia"/>
        </w:rPr>
        <w:t>倍。</w:t>
      </w:r>
    </w:p>
    <w:p w14:paraId="6DEB931D" w14:textId="77777777" w:rsidR="00FF1287" w:rsidRDefault="00FF1287" w:rsidP="00FF1287">
      <w:r>
        <w:t xml:space="preserve">            self.out_channels *= 2</w:t>
      </w:r>
    </w:p>
    <w:p w14:paraId="0177C476" w14:textId="77777777" w:rsidR="00FF1287" w:rsidRDefault="00FF1287" w:rsidP="00FF1287"/>
    <w:p w14:paraId="6AB89F55" w14:textId="77777777" w:rsidR="00FF1287" w:rsidRDefault="00FF1287" w:rsidP="00FF1287">
      <w:r>
        <w:t xml:space="preserve">        self.avg_pool = keras.layers.GlobalAveragePooling2D()</w:t>
      </w:r>
    </w:p>
    <w:p w14:paraId="47C5701F" w14:textId="77777777" w:rsidR="00FF1287" w:rsidRDefault="00FF1287" w:rsidP="00FF1287">
      <w:r>
        <w:t xml:space="preserve">        self.fc = keras.layers.Dense(num_classes)</w:t>
      </w:r>
    </w:p>
    <w:p w14:paraId="7C6B3E4F" w14:textId="77777777" w:rsidR="00FF1287" w:rsidRDefault="00FF1287" w:rsidP="00FF1287"/>
    <w:p w14:paraId="39424FDD" w14:textId="77777777" w:rsidR="00FF1287" w:rsidRDefault="00FF1287" w:rsidP="00FF1287">
      <w:r>
        <w:t xml:space="preserve">    def call(self, x, training=None):</w:t>
      </w:r>
    </w:p>
    <w:p w14:paraId="3FFEB22B" w14:textId="77777777" w:rsidR="00FF1287" w:rsidRDefault="00FF1287" w:rsidP="00FF1287"/>
    <w:p w14:paraId="2905F024" w14:textId="77777777" w:rsidR="00FF1287" w:rsidRDefault="00FF1287" w:rsidP="00FF1287">
      <w:r>
        <w:t xml:space="preserve">        out = self.conv1(x, training=training)</w:t>
      </w:r>
    </w:p>
    <w:p w14:paraId="63DA6AB8" w14:textId="77777777" w:rsidR="00FF1287" w:rsidRDefault="00FF1287" w:rsidP="00FF1287"/>
    <w:p w14:paraId="4D3D0649" w14:textId="77777777" w:rsidR="00FF1287" w:rsidRDefault="00FF1287" w:rsidP="00FF1287">
      <w:r>
        <w:t xml:space="preserve">        out = self.blocks(out, training=training)</w:t>
      </w:r>
    </w:p>
    <w:p w14:paraId="3926F882" w14:textId="77777777" w:rsidR="00FF1287" w:rsidRDefault="00FF1287" w:rsidP="00FF1287"/>
    <w:p w14:paraId="271872D6" w14:textId="77777777" w:rsidR="00FF1287" w:rsidRDefault="00FF1287" w:rsidP="00FF1287">
      <w:r>
        <w:t xml:space="preserve">        out = self.avg_pool(out)</w:t>
      </w:r>
    </w:p>
    <w:p w14:paraId="6FFA4CE3" w14:textId="77777777" w:rsidR="00FF1287" w:rsidRDefault="00FF1287" w:rsidP="00FF1287">
      <w:r>
        <w:t xml:space="preserve">        out = self.fc(out)</w:t>
      </w:r>
    </w:p>
    <w:p w14:paraId="706495CD" w14:textId="77777777" w:rsidR="00FF1287" w:rsidRDefault="00FF1287" w:rsidP="00FF1287"/>
    <w:p w14:paraId="497A5E9F" w14:textId="202DB7CF" w:rsidR="00FF1287" w:rsidRDefault="00FF1287" w:rsidP="00FF1287">
      <w:r>
        <w:t xml:space="preserve">        return out</w:t>
      </w:r>
    </w:p>
    <w:p w14:paraId="14F13D32" w14:textId="05C55519" w:rsidR="00FF1287" w:rsidRDefault="00FF1287" w:rsidP="00FF1287"/>
    <w:p w14:paraId="7E5E60D1" w14:textId="157BD937" w:rsidR="00FF1287" w:rsidRDefault="00FF1287" w:rsidP="00FF1287">
      <w:r>
        <w:rPr>
          <w:rFonts w:hint="eastAsia"/>
        </w:rPr>
        <w:t>#</w:t>
      </w:r>
      <w:r>
        <w:t xml:space="preserve"> </w:t>
      </w:r>
      <w:r>
        <w:rPr>
          <w:rFonts w:hint="eastAsia"/>
        </w:rPr>
        <w:t>构造第二个网络</w:t>
      </w:r>
    </w:p>
    <w:p w14:paraId="2FA63A8D" w14:textId="77777777" w:rsidR="00FF1287" w:rsidRDefault="00FF1287" w:rsidP="00FF1287">
      <w:r>
        <w:t># def conv_module(x,k,kx,ky,stride,chandim,padding="same"):</w:t>
      </w:r>
    </w:p>
    <w:p w14:paraId="172109C5" w14:textId="77777777" w:rsidR="00FF1287" w:rsidRDefault="00FF1287" w:rsidP="00FF1287">
      <w:r>
        <w:t>#     #conv-bn-relu</w:t>
      </w:r>
    </w:p>
    <w:p w14:paraId="6980762C" w14:textId="77777777" w:rsidR="00FF1287" w:rsidRDefault="00FF1287" w:rsidP="00FF1287">
      <w:r>
        <w:t>#     x = Conv2D(k,(kx,ky),strides=stride,padding=padding)(x)</w:t>
      </w:r>
    </w:p>
    <w:p w14:paraId="00426B40" w14:textId="77777777" w:rsidR="00FF1287" w:rsidRDefault="00FF1287" w:rsidP="00FF1287">
      <w:r>
        <w:t>#     x = BatchNormalization(axis=chandim)(x)</w:t>
      </w:r>
    </w:p>
    <w:p w14:paraId="0F1933FF" w14:textId="77777777" w:rsidR="00FF1287" w:rsidRDefault="00FF1287" w:rsidP="00FF1287">
      <w:r>
        <w:t>#     x = Activation('relu')(x)</w:t>
      </w:r>
    </w:p>
    <w:p w14:paraId="54EC6486" w14:textId="77777777" w:rsidR="00FF1287" w:rsidRDefault="00FF1287" w:rsidP="00FF1287">
      <w:r>
        <w:lastRenderedPageBreak/>
        <w:t>#     return x</w:t>
      </w:r>
    </w:p>
    <w:p w14:paraId="0BD95B4E" w14:textId="77777777" w:rsidR="00FF1287" w:rsidRDefault="00FF1287" w:rsidP="00FF1287">
      <w:r>
        <w:t># def inception_module(x,num1x1,num3x3,chandim):</w:t>
      </w:r>
    </w:p>
    <w:p w14:paraId="2C90773C" w14:textId="77777777" w:rsidR="00FF1287" w:rsidRDefault="00FF1287" w:rsidP="00FF1287">
      <w:r>
        <w:t>#     conv_1x1 = conv_module(x,num1x1,1,1,(1,1),chandim)</w:t>
      </w:r>
    </w:p>
    <w:p w14:paraId="3D3AFF9B" w14:textId="77777777" w:rsidR="00FF1287" w:rsidRDefault="00FF1287" w:rsidP="00FF1287">
      <w:r>
        <w:t>#     conv_3_3 = conv_module(x,num3x3,3,3,(1,1),chandim)</w:t>
      </w:r>
    </w:p>
    <w:p w14:paraId="1B6CA9BD" w14:textId="77777777" w:rsidR="00FF1287" w:rsidRDefault="00FF1287" w:rsidP="00FF1287">
      <w:r>
        <w:t>#     x = concatenate([conv_1x1,conv_3_3],axis=chandim)</w:t>
      </w:r>
    </w:p>
    <w:p w14:paraId="32B875A1" w14:textId="77777777" w:rsidR="00FF1287" w:rsidRDefault="00FF1287" w:rsidP="00FF1287">
      <w:r>
        <w:t>#     return x</w:t>
      </w:r>
    </w:p>
    <w:p w14:paraId="69855D47" w14:textId="77777777" w:rsidR="00FF1287" w:rsidRDefault="00FF1287" w:rsidP="00FF1287">
      <w:r>
        <w:t># def downsample_module(x,k,chandim):</w:t>
      </w:r>
    </w:p>
    <w:p w14:paraId="3C586B0C" w14:textId="77777777" w:rsidR="00FF1287" w:rsidRDefault="00FF1287" w:rsidP="00FF1287">
      <w:r>
        <w:t>#     #conv downsample and pool downsample</w:t>
      </w:r>
    </w:p>
    <w:p w14:paraId="270F87AC" w14:textId="77777777" w:rsidR="00FF1287" w:rsidRDefault="00FF1287" w:rsidP="00FF1287">
      <w:r>
        <w:t>#     conv_3x3 = conv_module(x,k,3,3,(2,2),chandim,padding='valid')</w:t>
      </w:r>
    </w:p>
    <w:p w14:paraId="19D4A2EF" w14:textId="77777777" w:rsidR="00FF1287" w:rsidRDefault="00FF1287" w:rsidP="00FF1287">
      <w:r>
        <w:t>#     pool = MaxPooling2D((3,3),strides=(2,2))(x)</w:t>
      </w:r>
    </w:p>
    <w:p w14:paraId="0D7B6F50" w14:textId="77777777" w:rsidR="00FF1287" w:rsidRDefault="00FF1287" w:rsidP="00FF1287">
      <w:r>
        <w:t>#     x = concatenate([conv_3x3,pool],axis=chandim)</w:t>
      </w:r>
    </w:p>
    <w:p w14:paraId="536A0449" w14:textId="77777777" w:rsidR="00FF1287" w:rsidRDefault="00FF1287" w:rsidP="00FF1287">
      <w:r>
        <w:t>#     return x</w:t>
      </w:r>
    </w:p>
    <w:p w14:paraId="1BAEBF36" w14:textId="77777777" w:rsidR="00FF1287" w:rsidRDefault="00FF1287" w:rsidP="00FF1287">
      <w:pPr>
        <w:rPr>
          <w:rFonts w:hint="eastAsia"/>
        </w:rPr>
      </w:pPr>
      <w:r>
        <w:rPr>
          <w:rFonts w:hint="eastAsia"/>
        </w:rPr>
        <w:t># #</w:t>
      </w:r>
      <w:r>
        <w:rPr>
          <w:rFonts w:hint="eastAsia"/>
        </w:rPr>
        <w:t>然后定义整个</w:t>
      </w:r>
      <w:r>
        <w:rPr>
          <w:rFonts w:hint="eastAsia"/>
        </w:rPr>
        <w:t>MiniGoogLeNet</w:t>
      </w:r>
    </w:p>
    <w:p w14:paraId="19EA2F98" w14:textId="77777777" w:rsidR="00FF1287" w:rsidRDefault="00FF1287" w:rsidP="00FF1287">
      <w:r>
        <w:t># def minigooglenet_functional(width,height,depth,classes):</w:t>
      </w:r>
    </w:p>
    <w:p w14:paraId="48309DCE" w14:textId="77777777" w:rsidR="00FF1287" w:rsidRDefault="00FF1287" w:rsidP="00FF1287">
      <w:r>
        <w:t>#     inputshape=(height,width,depth)</w:t>
      </w:r>
    </w:p>
    <w:p w14:paraId="0C22BB89" w14:textId="77777777" w:rsidR="00FF1287" w:rsidRDefault="00FF1287" w:rsidP="00FF1287">
      <w:r>
        <w:t>#     chandim=-1</w:t>
      </w:r>
    </w:p>
    <w:p w14:paraId="2B812620" w14:textId="77777777" w:rsidR="00FF1287" w:rsidRDefault="00FF1287" w:rsidP="00FF1287">
      <w:r>
        <w:t>#     #define inputs and firse conv</w:t>
      </w:r>
    </w:p>
    <w:p w14:paraId="14A06BAD" w14:textId="77777777" w:rsidR="00FF1287" w:rsidRDefault="00FF1287" w:rsidP="00FF1287">
      <w:r>
        <w:t>#     inputs = Input(shape=inputshape)</w:t>
      </w:r>
    </w:p>
    <w:p w14:paraId="694F7B5A" w14:textId="77777777" w:rsidR="00FF1287" w:rsidRDefault="00FF1287" w:rsidP="00FF1287">
      <w:r>
        <w:t>#     x = conv_module(inputs,96,3,3,(1,1),chandim)</w:t>
      </w:r>
    </w:p>
    <w:p w14:paraId="293C0BAE" w14:textId="77777777" w:rsidR="00FF1287" w:rsidRDefault="00FF1287" w:rsidP="00FF1287">
      <w:r>
        <w:t>#     #def two inception and followed by a downsample</w:t>
      </w:r>
    </w:p>
    <w:p w14:paraId="7F98DFD5" w14:textId="77777777" w:rsidR="00FF1287" w:rsidRDefault="00FF1287" w:rsidP="00FF1287">
      <w:r>
        <w:t>#     x = inception_module(x,32,32,chandim)</w:t>
      </w:r>
    </w:p>
    <w:p w14:paraId="26CFF57A" w14:textId="77777777" w:rsidR="00FF1287" w:rsidRDefault="00FF1287" w:rsidP="00FF1287">
      <w:r>
        <w:t>#     x = inception_module(x,32,48,chandim)</w:t>
      </w:r>
    </w:p>
    <w:p w14:paraId="13090FFB" w14:textId="77777777" w:rsidR="00FF1287" w:rsidRDefault="00FF1287" w:rsidP="00FF1287">
      <w:r>
        <w:t>#     x = downsample_module(x,80,chandim)</w:t>
      </w:r>
    </w:p>
    <w:p w14:paraId="5DB6CEAC" w14:textId="77777777" w:rsidR="00FF1287" w:rsidRDefault="00FF1287" w:rsidP="00FF1287">
      <w:r>
        <w:t>#     #def four inception and one downsample</w:t>
      </w:r>
    </w:p>
    <w:p w14:paraId="4923890E" w14:textId="77777777" w:rsidR="00FF1287" w:rsidRDefault="00FF1287" w:rsidP="00FF1287">
      <w:r>
        <w:t>#     x = inception_module(x,112,48,chandim)</w:t>
      </w:r>
    </w:p>
    <w:p w14:paraId="734DBF7D" w14:textId="77777777" w:rsidR="00FF1287" w:rsidRDefault="00FF1287" w:rsidP="00FF1287">
      <w:r>
        <w:t>#     x = inception_module(x,96,64,chandim)</w:t>
      </w:r>
    </w:p>
    <w:p w14:paraId="08B823B6" w14:textId="77777777" w:rsidR="00FF1287" w:rsidRDefault="00FF1287" w:rsidP="00FF1287">
      <w:r>
        <w:t>#     x = inception_module(x,80,80,chandim)</w:t>
      </w:r>
    </w:p>
    <w:p w14:paraId="1B3EB5FE" w14:textId="77777777" w:rsidR="00FF1287" w:rsidRDefault="00FF1287" w:rsidP="00FF1287">
      <w:r>
        <w:t>#     x = inception_module(x,48,96,chandim)</w:t>
      </w:r>
    </w:p>
    <w:p w14:paraId="4FD87F94" w14:textId="77777777" w:rsidR="00FF1287" w:rsidRDefault="00FF1287" w:rsidP="00FF1287">
      <w:r>
        <w:t>#     x = downsample_module(x,96,chandim)</w:t>
      </w:r>
    </w:p>
    <w:p w14:paraId="3FA33458" w14:textId="77777777" w:rsidR="00FF1287" w:rsidRDefault="00FF1287" w:rsidP="00FF1287">
      <w:r>
        <w:t>#     #def two inception followed by global pool and dropout</w:t>
      </w:r>
    </w:p>
    <w:p w14:paraId="731BFD2A" w14:textId="77777777" w:rsidR="00FF1287" w:rsidRDefault="00FF1287" w:rsidP="00FF1287">
      <w:r>
        <w:t>#     x = inception_module(x,176,160,chandim)</w:t>
      </w:r>
    </w:p>
    <w:p w14:paraId="13CC355D" w14:textId="77777777" w:rsidR="00FF1287" w:rsidRDefault="00FF1287" w:rsidP="00FF1287">
      <w:r>
        <w:t>#     x = inception_module(x,176,160,chandim)</w:t>
      </w:r>
    </w:p>
    <w:p w14:paraId="1C27E311" w14:textId="77777777" w:rsidR="00FF1287" w:rsidRDefault="00FF1287" w:rsidP="00FF1287">
      <w:r>
        <w:t>#     x = AveragePooling2D((7,7))(x)</w:t>
      </w:r>
    </w:p>
    <w:p w14:paraId="413EB215" w14:textId="77777777" w:rsidR="00FF1287" w:rsidRDefault="00FF1287" w:rsidP="00FF1287">
      <w:r>
        <w:t>#     x = Dropout(0.5)(x)</w:t>
      </w:r>
    </w:p>
    <w:p w14:paraId="1D429E3B" w14:textId="77777777" w:rsidR="00FF1287" w:rsidRDefault="00FF1287" w:rsidP="00FF1287">
      <w:r>
        <w:t>#     #softmax</w:t>
      </w:r>
    </w:p>
    <w:p w14:paraId="1FBD05AB" w14:textId="77777777" w:rsidR="00FF1287" w:rsidRDefault="00FF1287" w:rsidP="00FF1287">
      <w:r>
        <w:t>#     x = Flatten()(x)</w:t>
      </w:r>
    </w:p>
    <w:p w14:paraId="318F287F" w14:textId="77777777" w:rsidR="00FF1287" w:rsidRDefault="00FF1287" w:rsidP="00FF1287">
      <w:r>
        <w:lastRenderedPageBreak/>
        <w:t>#     x = Dense(classes)(x)</w:t>
      </w:r>
    </w:p>
    <w:p w14:paraId="5C114C87" w14:textId="77777777" w:rsidR="00FF1287" w:rsidRDefault="00FF1287" w:rsidP="00FF1287">
      <w:r>
        <w:t>#     x = Activation('softmax')(x)</w:t>
      </w:r>
    </w:p>
    <w:p w14:paraId="1EB1C052" w14:textId="77777777" w:rsidR="00FF1287" w:rsidRDefault="00FF1287" w:rsidP="00FF1287"/>
    <w:p w14:paraId="242BC522" w14:textId="77777777" w:rsidR="00FF1287" w:rsidRDefault="00FF1287" w:rsidP="00FF1287">
      <w:r>
        <w:t>#     #create the model</w:t>
      </w:r>
    </w:p>
    <w:p w14:paraId="3E367DCC" w14:textId="77777777" w:rsidR="00FF1287" w:rsidRDefault="00FF1287" w:rsidP="00FF1287">
      <w:r>
        <w:t>#     model = Model(inputs,x,name='MiniGoogLeNet')</w:t>
      </w:r>
    </w:p>
    <w:p w14:paraId="4B48C029" w14:textId="403DF338" w:rsidR="00FF1287" w:rsidRDefault="00FF1287" w:rsidP="00FF1287">
      <w:r>
        <w:t>#     return model</w:t>
      </w:r>
    </w:p>
    <w:p w14:paraId="2CC3F1EA" w14:textId="77777777" w:rsidR="00FF1287" w:rsidRDefault="00FF1287" w:rsidP="00FF1287">
      <w:pPr>
        <w:rPr>
          <w:rFonts w:hint="eastAsia"/>
        </w:rPr>
      </w:pPr>
      <w:r>
        <w:rPr>
          <w:rFonts w:hint="eastAsia"/>
        </w:rPr>
        <w:t xml:space="preserve"># Inference </w:t>
      </w:r>
      <w:r>
        <w:rPr>
          <w:rFonts w:hint="eastAsia"/>
        </w:rPr>
        <w:t>这个函数创建对输入表示创建一个预测。它对每个输入返回一个</w:t>
      </w:r>
      <w:r>
        <w:rPr>
          <w:rFonts w:hint="eastAsia"/>
        </w:rPr>
        <w:t xml:space="preserve"> 1</w:t>
      </w:r>
      <w:r>
        <w:rPr>
          <w:rFonts w:hint="eastAsia"/>
        </w:rPr>
        <w:t>×</w:t>
      </w:r>
      <w:r>
        <w:rPr>
          <w:rFonts w:hint="eastAsia"/>
        </w:rPr>
        <w:t>10</w:t>
      </w:r>
      <w:r>
        <w:rPr>
          <w:rFonts w:hint="eastAsia"/>
        </w:rPr>
        <w:t>的张量。张量中的值会传递给损失函数，计算这个预测与基准相差多少。</w:t>
      </w:r>
    </w:p>
    <w:p w14:paraId="742456E0" w14:textId="77777777" w:rsidR="00FF1287" w:rsidRDefault="00FF1287" w:rsidP="00FF1287"/>
    <w:p w14:paraId="3125CA69" w14:textId="77777777" w:rsidR="00FF1287" w:rsidRDefault="00FF1287" w:rsidP="00FF1287">
      <w:pPr>
        <w:rPr>
          <w:rFonts w:hint="eastAsia"/>
        </w:rPr>
      </w:pPr>
      <w:r>
        <w:rPr>
          <w:rFonts w:hint="eastAsia"/>
        </w:rPr>
        <w:t xml:space="preserve"># </w:t>
      </w:r>
      <w:r>
        <w:rPr>
          <w:rFonts w:hint="eastAsia"/>
        </w:rPr>
        <w:t>根据参数</w:t>
      </w:r>
      <w:r>
        <w:rPr>
          <w:rFonts w:hint="eastAsia"/>
        </w:rPr>
        <w:t>batch_size</w:t>
      </w:r>
      <w:r>
        <w:rPr>
          <w:rFonts w:hint="eastAsia"/>
        </w:rPr>
        <w:t>，每次需要处理</w:t>
      </w:r>
      <w:r>
        <w:rPr>
          <w:rFonts w:hint="eastAsia"/>
        </w:rPr>
        <w:t>128</w:t>
      </w:r>
      <w:r>
        <w:rPr>
          <w:rFonts w:hint="eastAsia"/>
        </w:rPr>
        <w:t>个图像。这个技术称为</w:t>
      </w:r>
      <w:r>
        <w:rPr>
          <w:rFonts w:hint="eastAsia"/>
        </w:rPr>
        <w:t>mini-batch</w:t>
      </w:r>
      <w:r>
        <w:rPr>
          <w:rFonts w:hint="eastAsia"/>
        </w:rPr>
        <w:t>。</w:t>
      </w:r>
    </w:p>
    <w:p w14:paraId="11D2DB84" w14:textId="77777777" w:rsidR="00FF1287" w:rsidRDefault="00FF1287" w:rsidP="00FF1287">
      <w:pPr>
        <w:rPr>
          <w:rFonts w:hint="eastAsia"/>
        </w:rPr>
      </w:pPr>
      <w:r>
        <w:rPr>
          <w:rFonts w:hint="eastAsia"/>
        </w:rPr>
        <w:t xml:space="preserve"># </w:t>
      </w:r>
      <w:r>
        <w:rPr>
          <w:rFonts w:hint="eastAsia"/>
        </w:rPr>
        <w:t>在更小的数据集上</w:t>
      </w:r>
      <w:r>
        <w:rPr>
          <w:rFonts w:hint="eastAsia"/>
        </w:rPr>
        <w:t>batch</w:t>
      </w:r>
      <w:r>
        <w:rPr>
          <w:rFonts w:hint="eastAsia"/>
        </w:rPr>
        <w:t>上处理输入数据，而不是整个数据集，这样就可以有效使用内存。</w:t>
      </w:r>
    </w:p>
    <w:p w14:paraId="613C015C" w14:textId="77777777" w:rsidR="00FF1287" w:rsidRDefault="00FF1287" w:rsidP="00FF1287">
      <w:pPr>
        <w:rPr>
          <w:rFonts w:hint="eastAsia"/>
        </w:rPr>
      </w:pPr>
      <w:r>
        <w:rPr>
          <w:rFonts w:hint="eastAsia"/>
        </w:rPr>
        <w:t xml:space="preserve"># </w:t>
      </w:r>
      <w:r>
        <w:rPr>
          <w:rFonts w:hint="eastAsia"/>
        </w:rPr>
        <w:t>因为是在每个小型数据集上更新权重，而不是处理所有样本，模型也能够更快收敛。</w:t>
      </w:r>
    </w:p>
    <w:p w14:paraId="560D1F48" w14:textId="77777777" w:rsidR="00FF1287" w:rsidRDefault="00FF1287" w:rsidP="00FF1287"/>
    <w:p w14:paraId="5075E678" w14:textId="77777777" w:rsidR="00FF1287" w:rsidRDefault="00FF1287" w:rsidP="00FF1287">
      <w:pPr>
        <w:rPr>
          <w:rFonts w:hint="eastAsia"/>
        </w:rPr>
      </w:pPr>
      <w:r>
        <w:rPr>
          <w:rFonts w:hint="eastAsia"/>
        </w:rPr>
        <w:t xml:space="preserve"># Loss </w:t>
      </w:r>
      <w:r>
        <w:rPr>
          <w:rFonts w:hint="eastAsia"/>
        </w:rPr>
        <w:t>可以用</w:t>
      </w:r>
      <w:r>
        <w:rPr>
          <w:rFonts w:hint="eastAsia"/>
        </w:rPr>
        <w:t xml:space="preserve">softmax cross entropy </w:t>
      </w:r>
      <w:r>
        <w:rPr>
          <w:rFonts w:hint="eastAsia"/>
        </w:rPr>
        <w:t>函数执行</w:t>
      </w:r>
      <w:r>
        <w:rPr>
          <w:rFonts w:hint="eastAsia"/>
        </w:rPr>
        <w:t>N</w:t>
      </w:r>
      <w:r>
        <w:rPr>
          <w:rFonts w:hint="eastAsia"/>
        </w:rPr>
        <w:t>路分类。</w:t>
      </w:r>
      <w:r>
        <w:rPr>
          <w:rFonts w:hint="eastAsia"/>
        </w:rPr>
        <w:t>Softmax</w:t>
      </w:r>
      <w:r>
        <w:rPr>
          <w:rFonts w:hint="eastAsia"/>
        </w:rPr>
        <w:t>可以归一化（将</w:t>
      </w:r>
      <w:r>
        <w:rPr>
          <w:rFonts w:hint="eastAsia"/>
        </w:rPr>
        <w:t>tensor</w:t>
      </w:r>
      <w:r>
        <w:rPr>
          <w:rFonts w:hint="eastAsia"/>
        </w:rPr>
        <w:t>加成</w:t>
      </w:r>
      <w:r>
        <w:rPr>
          <w:rFonts w:hint="eastAsia"/>
        </w:rPr>
        <w:t>1</w:t>
      </w:r>
      <w:r>
        <w:rPr>
          <w:rFonts w:hint="eastAsia"/>
        </w:rPr>
        <w:t>个数值）从</w:t>
      </w:r>
      <w:r>
        <w:rPr>
          <w:rFonts w:hint="eastAsia"/>
        </w:rPr>
        <w:t>inference</w:t>
      </w:r>
      <w:r>
        <w:rPr>
          <w:rFonts w:hint="eastAsia"/>
        </w:rPr>
        <w:t>函数产生的输入数据。</w:t>
      </w:r>
    </w:p>
    <w:p w14:paraId="56177736" w14:textId="77777777" w:rsidR="00FF1287" w:rsidRDefault="00FF1287" w:rsidP="00FF1287"/>
    <w:p w14:paraId="23A884F6" w14:textId="4608C529" w:rsidR="00FF1287" w:rsidRDefault="00FF1287" w:rsidP="00FF1287">
      <w:r>
        <w:rPr>
          <w:rFonts w:hint="eastAsia"/>
        </w:rPr>
        <w:t xml:space="preserve"># </w:t>
      </w:r>
      <w:r>
        <w:rPr>
          <w:rFonts w:hint="eastAsia"/>
        </w:rPr>
        <w:t>张量归一化后，</w:t>
      </w:r>
      <w:r>
        <w:rPr>
          <w:rFonts w:hint="eastAsia"/>
        </w:rPr>
        <w:t xml:space="preserve">Cross entropy </w:t>
      </w:r>
      <w:r>
        <w:rPr>
          <w:rFonts w:hint="eastAsia"/>
        </w:rPr>
        <w:t>计算编码标注。</w:t>
      </w:r>
      <w:r>
        <w:rPr>
          <w:rFonts w:hint="eastAsia"/>
        </w:rPr>
        <w:t>cross entropy</w:t>
      </w:r>
      <w:r>
        <w:rPr>
          <w:rFonts w:hint="eastAsia"/>
        </w:rPr>
        <w:t>计算预测值与基准值之间的差异。每次迭代，优化器都最小化</w:t>
      </w:r>
      <w:r>
        <w:rPr>
          <w:rFonts w:hint="eastAsia"/>
        </w:rPr>
        <w:t>cross entropy</w:t>
      </w:r>
      <w:r>
        <w:rPr>
          <w:rFonts w:hint="eastAsia"/>
        </w:rPr>
        <w:t>的值。</w:t>
      </w:r>
    </w:p>
    <w:p w14:paraId="59809A4C" w14:textId="35AC3EBC" w:rsidR="00FF1287" w:rsidRDefault="00FF1287" w:rsidP="00FF1287"/>
    <w:p w14:paraId="7CC185FE" w14:textId="77777777" w:rsidR="00FF1287" w:rsidRDefault="00FF1287" w:rsidP="00FF1287">
      <w:pPr>
        <w:rPr>
          <w:rFonts w:hint="eastAsia"/>
        </w:rPr>
      </w:pPr>
      <w:r>
        <w:rPr>
          <w:rFonts w:hint="eastAsia"/>
        </w:rPr>
        <w:t xml:space="preserve"># </w:t>
      </w:r>
      <w:r>
        <w:rPr>
          <w:rFonts w:hint="eastAsia"/>
        </w:rPr>
        <w:t>调用</w:t>
      </w:r>
      <w:r>
        <w:rPr>
          <w:rFonts w:hint="eastAsia"/>
        </w:rPr>
        <w:t>Inception</w:t>
      </w:r>
    </w:p>
    <w:p w14:paraId="273E5A96" w14:textId="77777777" w:rsidR="00FF1287" w:rsidRDefault="00FF1287" w:rsidP="00FF1287">
      <w:pPr>
        <w:rPr>
          <w:rFonts w:hint="eastAsia"/>
        </w:rPr>
      </w:pPr>
      <w:r>
        <w:rPr>
          <w:rFonts w:hint="eastAsia"/>
        </w:rPr>
        <w:t xml:space="preserve">model = Inception(2, num_labels)   # </w:t>
      </w:r>
      <w:r>
        <w:rPr>
          <w:rFonts w:hint="eastAsia"/>
        </w:rPr>
        <w:t>第一参数为残差块数，第二个参数为类别数；</w:t>
      </w:r>
    </w:p>
    <w:p w14:paraId="1E25E2F8" w14:textId="77777777" w:rsidR="00FF1287" w:rsidRDefault="00FF1287" w:rsidP="00FF1287">
      <w:r>
        <w:t># derive input shape for every layers.</w:t>
      </w:r>
    </w:p>
    <w:p w14:paraId="2E80F998" w14:textId="77777777" w:rsidR="00FF1287" w:rsidRDefault="00FF1287" w:rsidP="00FF1287">
      <w:r>
        <w:t># print(width,height,channel)</w:t>
      </w:r>
    </w:p>
    <w:p w14:paraId="24F40A39" w14:textId="77777777" w:rsidR="00FF1287" w:rsidRDefault="00FF1287" w:rsidP="00FF1287">
      <w:r>
        <w:t>model.build(input_shape=(None, width, height, channel))</w:t>
      </w:r>
    </w:p>
    <w:p w14:paraId="2BEF8611" w14:textId="3E7E96ED" w:rsidR="00FF1287" w:rsidRDefault="00FF1287" w:rsidP="00FF1287">
      <w:r>
        <w:t>model.summary()</w:t>
      </w:r>
    </w:p>
    <w:p w14:paraId="1970E1DC" w14:textId="1A956DA5" w:rsidR="00FF1287" w:rsidRDefault="00FF1287" w:rsidP="00FF1287"/>
    <w:p w14:paraId="5933F538" w14:textId="77777777" w:rsidR="00FF1287" w:rsidRDefault="00FF1287" w:rsidP="00FF1287">
      <w:r>
        <w:t>model.compile(optimizer='adam',</w:t>
      </w:r>
    </w:p>
    <w:p w14:paraId="395357C3" w14:textId="77777777" w:rsidR="00FF1287" w:rsidRDefault="00FF1287" w:rsidP="00FF1287">
      <w:r>
        <w:t xml:space="preserve">              loss='sparse_categorical_crossentropy',</w:t>
      </w:r>
    </w:p>
    <w:p w14:paraId="719C19AC" w14:textId="271F87EA" w:rsidR="00FF1287" w:rsidRDefault="00FF1287" w:rsidP="00FF1287">
      <w:r>
        <w:t xml:space="preserve">              metrics=['accuracy'])</w:t>
      </w:r>
    </w:p>
    <w:p w14:paraId="7FADF206" w14:textId="4F2ABE19" w:rsidR="00FF1287" w:rsidRDefault="00FF1287" w:rsidP="00FF1287"/>
    <w:p w14:paraId="03DA1F0A" w14:textId="4095CB9B" w:rsidR="00FF1287" w:rsidRDefault="00FF1287" w:rsidP="00FF1287">
      <w:r>
        <w:t>model.fit(X_train, y_train, epochs=</w:t>
      </w:r>
      <w:r>
        <w:rPr>
          <w:rFonts w:hint="eastAsia"/>
        </w:rPr>
        <w:t>200</w:t>
      </w:r>
      <w:r>
        <w:t>, callbacks=[save_model_cb])</w:t>
      </w:r>
    </w:p>
    <w:p w14:paraId="61E5725C" w14:textId="77777777" w:rsidR="00FF1287" w:rsidRDefault="00FF1287" w:rsidP="00FF1287">
      <w:r>
        <w:t>test_loss, test_acc = model.evaluate(X_test, y_test)</w:t>
      </w:r>
    </w:p>
    <w:p w14:paraId="35CBB0E8" w14:textId="44792F3C" w:rsidR="00FF1287" w:rsidRDefault="00FF1287" w:rsidP="00FF1287">
      <w:r>
        <w:rPr>
          <w:rFonts w:hint="eastAsia"/>
        </w:rPr>
        <w:t>print("</w:t>
      </w:r>
      <w:r>
        <w:rPr>
          <w:rFonts w:hint="eastAsia"/>
        </w:rPr>
        <w:t>准确率</w:t>
      </w:r>
      <w:r>
        <w:rPr>
          <w:rFonts w:hint="eastAsia"/>
        </w:rPr>
        <w:t>: %.4f</w:t>
      </w:r>
      <w:r>
        <w:rPr>
          <w:rFonts w:hint="eastAsia"/>
        </w:rPr>
        <w:t>，共测试了</w:t>
      </w:r>
      <w:r>
        <w:rPr>
          <w:rFonts w:hint="eastAsia"/>
        </w:rPr>
        <w:t>%d</w:t>
      </w:r>
      <w:r>
        <w:rPr>
          <w:rFonts w:hint="eastAsia"/>
        </w:rPr>
        <w:t>张图片</w:t>
      </w:r>
      <w:r>
        <w:rPr>
          <w:rFonts w:hint="eastAsia"/>
        </w:rPr>
        <w:t xml:space="preserve"> " % (test_acc, len(y_test)))</w:t>
      </w:r>
    </w:p>
    <w:p w14:paraId="7815D940" w14:textId="793C5EE3" w:rsidR="00806ED9" w:rsidRDefault="00806ED9" w:rsidP="00FF1287"/>
    <w:p w14:paraId="1C11275F" w14:textId="4E5C60C1" w:rsidR="00806ED9" w:rsidRDefault="00806ED9" w:rsidP="00806ED9">
      <w:pPr>
        <w:pStyle w:val="1"/>
      </w:pPr>
      <w:bookmarkStart w:id="126" w:name="_Toc40809173"/>
      <w:r>
        <w:rPr>
          <w:rFonts w:hint="eastAsia"/>
        </w:rPr>
        <w:lastRenderedPageBreak/>
        <w:t>附录二</w:t>
      </w:r>
      <w:r w:rsidR="002B17D7">
        <w:rPr>
          <w:rFonts w:hint="eastAsia"/>
        </w:rPr>
        <w:t xml:space="preserve"> VDS1.0</w:t>
      </w:r>
      <w:r w:rsidR="002B17D7">
        <w:t xml:space="preserve"> </w:t>
      </w:r>
      <w:r w:rsidR="002B17D7">
        <w:rPr>
          <w:rFonts w:hint="eastAsia"/>
        </w:rPr>
        <w:t>源码</w:t>
      </w:r>
      <w:bookmarkEnd w:id="126"/>
    </w:p>
    <w:p w14:paraId="0AB667F3" w14:textId="4474E24D" w:rsidR="00806ED9" w:rsidRDefault="00CD4EF0" w:rsidP="00806ED9">
      <w:pPr>
        <w:ind w:firstLine="422"/>
        <w:rPr>
          <w:b/>
          <w:bCs/>
        </w:rPr>
      </w:pPr>
      <w:r w:rsidRPr="00CD4EF0">
        <w:rPr>
          <w:b/>
          <w:bCs/>
        </w:rPr>
        <w:t>VDS1.0 bodyStyle</w:t>
      </w:r>
      <w:r w:rsidRPr="00CD4EF0">
        <w:rPr>
          <w:rFonts w:hint="eastAsia"/>
          <w:b/>
          <w:bCs/>
        </w:rPr>
        <w:t>分类器的训练</w:t>
      </w:r>
    </w:p>
    <w:p w14:paraId="5F17BCC4" w14:textId="77777777" w:rsidR="00CD4EF0" w:rsidRPr="00CD4EF0" w:rsidRDefault="00CD4EF0" w:rsidP="00CD4EF0">
      <w:pPr>
        <w:rPr>
          <w:rFonts w:hint="eastAsia"/>
        </w:rPr>
      </w:pPr>
      <w:r w:rsidRPr="00CD4EF0">
        <w:rPr>
          <w:rFonts w:hint="eastAsia"/>
        </w:rPr>
        <w:t xml:space="preserve"># </w:t>
      </w:r>
      <w:r w:rsidRPr="00CD4EF0">
        <w:rPr>
          <w:rFonts w:hint="eastAsia"/>
        </w:rPr>
        <w:t>加载</w:t>
      </w:r>
      <w:r w:rsidRPr="00CD4EF0">
        <w:rPr>
          <w:rFonts w:hint="eastAsia"/>
        </w:rPr>
        <w:t>data</w:t>
      </w:r>
      <w:r w:rsidRPr="00CD4EF0">
        <w:rPr>
          <w:rFonts w:hint="eastAsia"/>
        </w:rPr>
        <w:t>、</w:t>
      </w:r>
      <w:r w:rsidRPr="00CD4EF0">
        <w:rPr>
          <w:rFonts w:hint="eastAsia"/>
        </w:rPr>
        <w:t>label</w:t>
      </w:r>
    </w:p>
    <w:p w14:paraId="2CB1A543" w14:textId="77777777" w:rsidR="00CD4EF0" w:rsidRPr="00CD4EF0" w:rsidRDefault="00CD4EF0" w:rsidP="00CD4EF0">
      <w:r w:rsidRPr="00CD4EF0">
        <w:t>import scipy.io as io</w:t>
      </w:r>
    </w:p>
    <w:p w14:paraId="361DD10F" w14:textId="77777777" w:rsidR="00CD4EF0" w:rsidRPr="00CD4EF0" w:rsidRDefault="00CD4EF0" w:rsidP="00CD4EF0">
      <w:r w:rsidRPr="00CD4EF0">
        <w:t>data_mat_path = '../mats/'</w:t>
      </w:r>
    </w:p>
    <w:p w14:paraId="30E9FE7F" w14:textId="77777777" w:rsidR="00CD4EF0" w:rsidRPr="00CD4EF0" w:rsidRDefault="00CD4EF0" w:rsidP="00CD4EF0">
      <w:r w:rsidRPr="00CD4EF0">
        <w:t>label_mat_path = '../labels/'</w:t>
      </w:r>
    </w:p>
    <w:p w14:paraId="1BD52402" w14:textId="77777777" w:rsidR="00CD4EF0" w:rsidRPr="00CD4EF0" w:rsidRDefault="00CD4EF0" w:rsidP="00CD4EF0"/>
    <w:p w14:paraId="5AD31A58" w14:textId="77777777" w:rsidR="00CD4EF0" w:rsidRPr="00CD4EF0" w:rsidRDefault="00CD4EF0" w:rsidP="00CD4EF0">
      <w:r w:rsidRPr="00CD4EF0">
        <w:t>data_filename = 'data_old.mat'</w:t>
      </w:r>
    </w:p>
    <w:p w14:paraId="6FA695F5" w14:textId="77777777" w:rsidR="00CD4EF0" w:rsidRPr="00CD4EF0" w:rsidRDefault="00CD4EF0" w:rsidP="00CD4EF0">
      <w:r w:rsidRPr="00CD4EF0">
        <w:t>label_filename = 'label_old.mat'</w:t>
      </w:r>
    </w:p>
    <w:p w14:paraId="64D3B8BC" w14:textId="77777777" w:rsidR="00CD4EF0" w:rsidRPr="00CD4EF0" w:rsidRDefault="00CD4EF0" w:rsidP="00CD4EF0">
      <w:r w:rsidRPr="00CD4EF0">
        <w:t>data = io.loadmat(data_mat_path+data_filename)["name"]</w:t>
      </w:r>
    </w:p>
    <w:p w14:paraId="531A6B61" w14:textId="53D09547" w:rsidR="00CD4EF0" w:rsidRDefault="00CD4EF0" w:rsidP="00CD4EF0">
      <w:r w:rsidRPr="00CD4EF0">
        <w:t>label = io.loadmat(label_mat_path+label_filename)["name"]</w:t>
      </w:r>
    </w:p>
    <w:p w14:paraId="03FBB15E" w14:textId="69D01E31" w:rsidR="00CD4EF0" w:rsidRDefault="00CD4EF0" w:rsidP="00CD4EF0"/>
    <w:p w14:paraId="6A756DB1" w14:textId="77777777" w:rsidR="00CD4EF0" w:rsidRDefault="00CD4EF0" w:rsidP="00CD4EF0">
      <w:pPr>
        <w:rPr>
          <w:rFonts w:hint="eastAsia"/>
        </w:rPr>
      </w:pPr>
      <w:r>
        <w:rPr>
          <w:rFonts w:hint="eastAsia"/>
        </w:rPr>
        <w:t xml:space="preserve">for i in range(64467):  # </w:t>
      </w:r>
      <w:r>
        <w:rPr>
          <w:rFonts w:hint="eastAsia"/>
        </w:rPr>
        <w:t>去除因对齐添加的空格</w:t>
      </w:r>
    </w:p>
    <w:p w14:paraId="35FE0428" w14:textId="77777777" w:rsidR="00CD4EF0" w:rsidRDefault="00CD4EF0" w:rsidP="00CD4EF0">
      <w:r>
        <w:t xml:space="preserve">    for j in range(16):</w:t>
      </w:r>
    </w:p>
    <w:p w14:paraId="70231CBB" w14:textId="23778C12" w:rsidR="00CD4EF0" w:rsidRDefault="00CD4EF0" w:rsidP="00CD4EF0">
      <w:r>
        <w:t xml:space="preserve">        label[i][j] = label[i][j].strip()</w:t>
      </w:r>
    </w:p>
    <w:p w14:paraId="2D5DB332" w14:textId="77777777" w:rsidR="00CD4EF0" w:rsidRDefault="00CD4EF0" w:rsidP="00CD4EF0">
      <w:pPr>
        <w:rPr>
          <w:rFonts w:hint="eastAsia"/>
        </w:rPr>
      </w:pPr>
      <w:r>
        <w:rPr>
          <w:rFonts w:hint="eastAsia"/>
        </w:rPr>
        <w:t xml:space="preserve"># </w:t>
      </w:r>
      <w:r>
        <w:rPr>
          <w:rFonts w:hint="eastAsia"/>
        </w:rPr>
        <w:t>取</w:t>
      </w:r>
      <w:r>
        <w:rPr>
          <w:rFonts w:hint="eastAsia"/>
        </w:rPr>
        <w:t>shape</w:t>
      </w:r>
      <w:r>
        <w:rPr>
          <w:rFonts w:hint="eastAsia"/>
        </w:rPr>
        <w:t>一列</w:t>
      </w:r>
    </w:p>
    <w:p w14:paraId="7EB057F5" w14:textId="77777777" w:rsidR="00CD4EF0" w:rsidRDefault="00CD4EF0" w:rsidP="00CD4EF0">
      <w:r>
        <w:t>row=len(label)</w:t>
      </w:r>
    </w:p>
    <w:p w14:paraId="4E2B4731" w14:textId="77777777" w:rsidR="00CD4EF0" w:rsidRDefault="00CD4EF0" w:rsidP="00CD4EF0">
      <w:r>
        <w:t>y=['' for i in range(row)]</w:t>
      </w:r>
    </w:p>
    <w:p w14:paraId="6D56FFEF" w14:textId="77777777" w:rsidR="00CD4EF0" w:rsidRDefault="00CD4EF0" w:rsidP="00CD4EF0">
      <w:r>
        <w:t>for i in range(row):</w:t>
      </w:r>
    </w:p>
    <w:p w14:paraId="3C45471C" w14:textId="0E1C30FB" w:rsidR="00CD4EF0" w:rsidRDefault="00CD4EF0" w:rsidP="00CD4EF0">
      <w:r>
        <w:t xml:space="preserve">    y[i]=label[i][15]</w:t>
      </w:r>
    </w:p>
    <w:p w14:paraId="6E0F06FA" w14:textId="77777777" w:rsidR="00CD4EF0" w:rsidRDefault="00CD4EF0" w:rsidP="00CD4EF0">
      <w:r>
        <w:t>from sklearn.preprocessing import LabelBinarizer</w:t>
      </w:r>
    </w:p>
    <w:p w14:paraId="518B8F84" w14:textId="77777777" w:rsidR="00CD4EF0" w:rsidRDefault="00CD4EF0" w:rsidP="00CD4EF0">
      <w:r>
        <w:t>encoder = LabelBinarizer()</w:t>
      </w:r>
    </w:p>
    <w:p w14:paraId="6A8FD377" w14:textId="11D7D5F8" w:rsidR="00CD4EF0" w:rsidRDefault="00CD4EF0" w:rsidP="00CD4EF0">
      <w:r>
        <w:t># y = encoder.fit_transform(y)</w:t>
      </w:r>
    </w:p>
    <w:p w14:paraId="20383AAD" w14:textId="282FBF70" w:rsidR="00CD4EF0" w:rsidRDefault="00CD4EF0" w:rsidP="00CD4EF0"/>
    <w:p w14:paraId="258B190E" w14:textId="77777777" w:rsidR="00CD4EF0" w:rsidRDefault="00CD4EF0" w:rsidP="00CD4EF0">
      <w:pPr>
        <w:rPr>
          <w:rFonts w:hint="eastAsia"/>
        </w:rPr>
      </w:pPr>
      <w:r>
        <w:rPr>
          <w:rFonts w:hint="eastAsia"/>
        </w:rPr>
        <w:t xml:space="preserve"># </w:t>
      </w:r>
      <w:r>
        <w:rPr>
          <w:rFonts w:hint="eastAsia"/>
        </w:rPr>
        <w:t>划分训练集测试集</w:t>
      </w:r>
    </w:p>
    <w:p w14:paraId="644D05AD" w14:textId="77777777" w:rsidR="00CD4EF0" w:rsidRDefault="00CD4EF0" w:rsidP="00CD4EF0">
      <w:r>
        <w:t>from sklearn.model_selection import train_test_split</w:t>
      </w:r>
    </w:p>
    <w:p w14:paraId="79DFA4A5" w14:textId="77777777" w:rsidR="00CD4EF0" w:rsidRDefault="00CD4EF0" w:rsidP="00CD4EF0">
      <w:r>
        <w:t>X_bs_train, X_bs_test, y_bs_train, y_bs_test = train_test_split(</w:t>
      </w:r>
    </w:p>
    <w:p w14:paraId="4ACFF531" w14:textId="3B452539" w:rsidR="00CD4EF0" w:rsidRDefault="00CD4EF0" w:rsidP="00CD4EF0">
      <w:r>
        <w:t xml:space="preserve">    data, y, test_size=0.2)</w:t>
      </w:r>
    </w:p>
    <w:p w14:paraId="39B1B571" w14:textId="77777777" w:rsidR="00CD4EF0" w:rsidRDefault="00CD4EF0" w:rsidP="00CD4EF0">
      <w:pPr>
        <w:rPr>
          <w:rFonts w:hint="eastAsia"/>
        </w:rPr>
      </w:pPr>
      <w:r>
        <w:rPr>
          <w:rFonts w:hint="eastAsia"/>
        </w:rPr>
        <w:t xml:space="preserve"># </w:t>
      </w:r>
      <w:r>
        <w:rPr>
          <w:rFonts w:hint="eastAsia"/>
        </w:rPr>
        <w:t>归一化</w:t>
      </w:r>
    </w:p>
    <w:p w14:paraId="718A8085" w14:textId="77777777" w:rsidR="00CD4EF0" w:rsidRDefault="00CD4EF0" w:rsidP="00CD4EF0">
      <w:r>
        <w:t>X_bs_train=X_bs_train/255</w:t>
      </w:r>
    </w:p>
    <w:p w14:paraId="66B1C4FC" w14:textId="402270A2" w:rsidR="00CD4EF0" w:rsidRDefault="00CD4EF0" w:rsidP="00CD4EF0">
      <w:r>
        <w:t>X_bs_test=X_bs_test/255</w:t>
      </w:r>
    </w:p>
    <w:p w14:paraId="0447C395" w14:textId="5026DE9B" w:rsidR="00CD4EF0" w:rsidRDefault="00CD4EF0" w:rsidP="00CD4EF0"/>
    <w:p w14:paraId="3D6A087D" w14:textId="77777777" w:rsidR="00CD4EF0" w:rsidRDefault="00CD4EF0" w:rsidP="00CD4EF0">
      <w:r>
        <w:t>import tensorflow as tf</w:t>
      </w:r>
    </w:p>
    <w:p w14:paraId="27D4765C" w14:textId="77777777" w:rsidR="00CD4EF0" w:rsidRDefault="00CD4EF0" w:rsidP="00CD4EF0">
      <w:r>
        <w:lastRenderedPageBreak/>
        <w:t>from tensorflow.keras.models import Model</w:t>
      </w:r>
    </w:p>
    <w:p w14:paraId="1CCD5DD3" w14:textId="77777777" w:rsidR="00CD4EF0" w:rsidRDefault="00CD4EF0" w:rsidP="00CD4EF0">
      <w:r>
        <w:t>from tensorflow.keras.models import Sequential</w:t>
      </w:r>
    </w:p>
    <w:p w14:paraId="0D951630" w14:textId="77777777" w:rsidR="00CD4EF0" w:rsidRDefault="00CD4EF0" w:rsidP="00CD4EF0">
      <w:r>
        <w:t>from tensorflow.keras.layers import  Conv2D</w:t>
      </w:r>
    </w:p>
    <w:p w14:paraId="2B80DB32" w14:textId="77777777" w:rsidR="00CD4EF0" w:rsidRDefault="00CD4EF0" w:rsidP="00CD4EF0">
      <w:r>
        <w:t>from tensorflow.keras.layers import MaxPooling2D</w:t>
      </w:r>
    </w:p>
    <w:p w14:paraId="0965EA01" w14:textId="77777777" w:rsidR="00CD4EF0" w:rsidRDefault="00CD4EF0" w:rsidP="00CD4EF0">
      <w:r>
        <w:t>from tensorflow.keras.layers import AveragePooling2D</w:t>
      </w:r>
    </w:p>
    <w:p w14:paraId="25CEDDDD" w14:textId="77777777" w:rsidR="00CD4EF0" w:rsidRDefault="00CD4EF0" w:rsidP="00CD4EF0">
      <w:r>
        <w:t>from tensorflow.keras.layers import BatchNormalization</w:t>
      </w:r>
    </w:p>
    <w:p w14:paraId="0C22354A" w14:textId="77777777" w:rsidR="00CD4EF0" w:rsidRDefault="00CD4EF0" w:rsidP="00CD4EF0">
      <w:r>
        <w:t>from tensorflow.keras.layers import Activation</w:t>
      </w:r>
    </w:p>
    <w:p w14:paraId="17630EBC" w14:textId="77777777" w:rsidR="00CD4EF0" w:rsidRDefault="00CD4EF0" w:rsidP="00CD4EF0">
      <w:r>
        <w:t>from tensorflow.keras.layers import Dropout</w:t>
      </w:r>
    </w:p>
    <w:p w14:paraId="4E38F446" w14:textId="77777777" w:rsidR="00CD4EF0" w:rsidRDefault="00CD4EF0" w:rsidP="00CD4EF0">
      <w:r>
        <w:t>from tensorflow.keras.layers import Flatten</w:t>
      </w:r>
    </w:p>
    <w:p w14:paraId="7A00012F" w14:textId="77777777" w:rsidR="00CD4EF0" w:rsidRDefault="00CD4EF0" w:rsidP="00CD4EF0">
      <w:r>
        <w:t>from tensorflow.keras.layers import Input</w:t>
      </w:r>
    </w:p>
    <w:p w14:paraId="6D3A6D85" w14:textId="77777777" w:rsidR="00CD4EF0" w:rsidRDefault="00CD4EF0" w:rsidP="00CD4EF0">
      <w:r>
        <w:t>from tensorflow.keras.layers import Dense</w:t>
      </w:r>
    </w:p>
    <w:p w14:paraId="7588747C" w14:textId="77777777" w:rsidR="00CD4EF0" w:rsidRDefault="00CD4EF0" w:rsidP="00CD4EF0">
      <w:r>
        <w:t>from tensorflow.keras.layers import concatenate</w:t>
      </w:r>
    </w:p>
    <w:p w14:paraId="0EE9ABEA" w14:textId="77777777" w:rsidR="00CD4EF0" w:rsidRDefault="00CD4EF0" w:rsidP="00CD4EF0"/>
    <w:p w14:paraId="3574F505" w14:textId="77777777" w:rsidR="00CD4EF0" w:rsidRDefault="00CD4EF0" w:rsidP="00CD4EF0">
      <w:r>
        <w:t># Helper libraries</w:t>
      </w:r>
    </w:p>
    <w:p w14:paraId="62E87F74" w14:textId="77777777" w:rsidR="00CD4EF0" w:rsidRDefault="00CD4EF0" w:rsidP="00CD4EF0">
      <w:r>
        <w:t>import numpy as np</w:t>
      </w:r>
    </w:p>
    <w:p w14:paraId="7E36B1FA" w14:textId="0623DC79" w:rsidR="00CD4EF0" w:rsidRDefault="00CD4EF0" w:rsidP="00CD4EF0">
      <w:r>
        <w:t>import matplotlib.pyplot as plt</w:t>
      </w:r>
    </w:p>
    <w:p w14:paraId="28CDC747" w14:textId="7962C6E8" w:rsidR="00CD4EF0" w:rsidRDefault="00CD4EF0" w:rsidP="00CD4EF0"/>
    <w:p w14:paraId="4B5EF856" w14:textId="77777777" w:rsidR="00CD4EF0" w:rsidRDefault="00CD4EF0" w:rsidP="00CD4EF0">
      <w:r>
        <w:t>row,height, width, channel=data.shape</w:t>
      </w:r>
    </w:p>
    <w:p w14:paraId="5D75A37F" w14:textId="17F25A5F" w:rsidR="00CD4EF0" w:rsidRDefault="00CD4EF0" w:rsidP="00CD4EF0">
      <w:r>
        <w:t>input_shape = (height, width, channel)</w:t>
      </w:r>
    </w:p>
    <w:p w14:paraId="50BEAD89" w14:textId="77777777" w:rsidR="00CD4EF0" w:rsidRDefault="00CD4EF0" w:rsidP="00CD4EF0">
      <w:pPr>
        <w:rPr>
          <w:rFonts w:hint="eastAsia"/>
        </w:rPr>
      </w:pPr>
      <w:r>
        <w:rPr>
          <w:rFonts w:hint="eastAsia"/>
        </w:rPr>
        <w:t xml:space="preserve"># </w:t>
      </w:r>
      <w:r>
        <w:rPr>
          <w:rFonts w:hint="eastAsia"/>
        </w:rPr>
        <w:t>减小复杂度解决过拟合</w:t>
      </w:r>
    </w:p>
    <w:p w14:paraId="3E1432F7" w14:textId="77777777" w:rsidR="00CD4EF0" w:rsidRDefault="00CD4EF0" w:rsidP="00CD4EF0">
      <w:pPr>
        <w:rPr>
          <w:rFonts w:hint="eastAsia"/>
        </w:rPr>
      </w:pPr>
      <w:r>
        <w:rPr>
          <w:rFonts w:hint="eastAsia"/>
        </w:rPr>
        <w:t xml:space="preserve"># </w:t>
      </w:r>
      <w:r>
        <w:rPr>
          <w:rFonts w:hint="eastAsia"/>
        </w:rPr>
        <w:t>增加</w:t>
      </w:r>
      <w:r>
        <w:rPr>
          <w:rFonts w:hint="eastAsia"/>
        </w:rPr>
        <w:t>dropout</w:t>
      </w:r>
    </w:p>
    <w:p w14:paraId="27F41189" w14:textId="77777777" w:rsidR="00CD4EF0" w:rsidRDefault="00CD4EF0" w:rsidP="00CD4EF0">
      <w:pPr>
        <w:rPr>
          <w:rFonts w:hint="eastAsia"/>
        </w:rPr>
      </w:pPr>
      <w:r>
        <w:rPr>
          <w:rFonts w:hint="eastAsia"/>
        </w:rPr>
        <w:t xml:space="preserve"># </w:t>
      </w:r>
      <w:r>
        <w:rPr>
          <w:rFonts w:hint="eastAsia"/>
        </w:rPr>
        <w:t>构造网络</w:t>
      </w:r>
    </w:p>
    <w:p w14:paraId="59518C82" w14:textId="77777777" w:rsidR="00CD4EF0" w:rsidRDefault="00CD4EF0" w:rsidP="00CD4EF0"/>
    <w:p w14:paraId="28884BF7" w14:textId="77777777" w:rsidR="00CD4EF0" w:rsidRDefault="00CD4EF0" w:rsidP="00CD4EF0">
      <w:r>
        <w:t>bodyStyleModel = Sequential()</w:t>
      </w:r>
    </w:p>
    <w:p w14:paraId="0FD71C6C" w14:textId="77777777" w:rsidR="00CD4EF0" w:rsidRDefault="00CD4EF0" w:rsidP="00CD4EF0">
      <w:pPr>
        <w:rPr>
          <w:rFonts w:hint="eastAsia"/>
        </w:rPr>
      </w:pPr>
      <w:r>
        <w:rPr>
          <w:rFonts w:hint="eastAsia"/>
        </w:rPr>
        <w:t xml:space="preserve"># </w:t>
      </w:r>
      <w:r>
        <w:rPr>
          <w:rFonts w:hint="eastAsia"/>
        </w:rPr>
        <w:t>第一层</w:t>
      </w:r>
    </w:p>
    <w:p w14:paraId="4A6A1EF8" w14:textId="77777777" w:rsidR="00CD4EF0" w:rsidRDefault="00CD4EF0" w:rsidP="00CD4EF0">
      <w:r>
        <w:t>bodyStyleModel.add(Conv2D(filters=32,</w:t>
      </w:r>
    </w:p>
    <w:p w14:paraId="6432F1B9" w14:textId="77777777" w:rsidR="00CD4EF0" w:rsidRDefault="00CD4EF0" w:rsidP="00CD4EF0">
      <w:r>
        <w:t xml:space="preserve">                          input_shape=input_shape,</w:t>
      </w:r>
    </w:p>
    <w:p w14:paraId="11703A0D" w14:textId="77777777" w:rsidR="00CD4EF0" w:rsidRDefault="00CD4EF0" w:rsidP="00CD4EF0">
      <w:r>
        <w:t xml:space="preserve">                          kernel_size=(3, 3),</w:t>
      </w:r>
    </w:p>
    <w:p w14:paraId="196FB128" w14:textId="77777777" w:rsidR="00CD4EF0" w:rsidRDefault="00CD4EF0" w:rsidP="00CD4EF0">
      <w:r>
        <w:t xml:space="preserve">                          strides=(1, 1),</w:t>
      </w:r>
    </w:p>
    <w:p w14:paraId="6CEC1A5A" w14:textId="77777777" w:rsidR="00CD4EF0" w:rsidRDefault="00CD4EF0" w:rsidP="00CD4EF0">
      <w:r>
        <w:t xml:space="preserve">                          activation='relu',</w:t>
      </w:r>
    </w:p>
    <w:p w14:paraId="38BBF232" w14:textId="77777777" w:rsidR="00CD4EF0" w:rsidRDefault="00CD4EF0" w:rsidP="00CD4EF0">
      <w:r>
        <w:t xml:space="preserve">                          padding='same'</w:t>
      </w:r>
    </w:p>
    <w:p w14:paraId="1D47399D" w14:textId="77777777" w:rsidR="00CD4EF0" w:rsidRDefault="00CD4EF0" w:rsidP="00CD4EF0">
      <w:r>
        <w:t xml:space="preserve">                          )</w:t>
      </w:r>
    </w:p>
    <w:p w14:paraId="507A0085" w14:textId="77777777" w:rsidR="00CD4EF0" w:rsidRDefault="00CD4EF0" w:rsidP="00CD4EF0">
      <w:r>
        <w:t xml:space="preserve">                   )</w:t>
      </w:r>
    </w:p>
    <w:p w14:paraId="7372C8E7" w14:textId="77777777" w:rsidR="00CD4EF0" w:rsidRDefault="00CD4EF0" w:rsidP="00CD4EF0">
      <w:pPr>
        <w:rPr>
          <w:rFonts w:hint="eastAsia"/>
        </w:rPr>
      </w:pPr>
      <w:r>
        <w:rPr>
          <w:rFonts w:hint="eastAsia"/>
        </w:rPr>
        <w:t xml:space="preserve"># </w:t>
      </w:r>
      <w:r>
        <w:rPr>
          <w:rFonts w:hint="eastAsia"/>
        </w:rPr>
        <w:t>中间各层</w:t>
      </w:r>
    </w:p>
    <w:p w14:paraId="159236EA" w14:textId="77777777" w:rsidR="00CD4EF0" w:rsidRDefault="00CD4EF0" w:rsidP="00CD4EF0">
      <w:r>
        <w:t>bodyStyleModel.add(Conv2D(filters=32,</w:t>
      </w:r>
    </w:p>
    <w:p w14:paraId="25515F30" w14:textId="77777777" w:rsidR="00CD4EF0" w:rsidRDefault="00CD4EF0" w:rsidP="00CD4EF0">
      <w:r>
        <w:t xml:space="preserve">                          kernel_size=(5, 5),</w:t>
      </w:r>
    </w:p>
    <w:p w14:paraId="3DBD8669" w14:textId="77777777" w:rsidR="00CD4EF0" w:rsidRDefault="00CD4EF0" w:rsidP="00CD4EF0">
      <w:r>
        <w:lastRenderedPageBreak/>
        <w:t xml:space="preserve">                          strides=(2, 2),</w:t>
      </w:r>
    </w:p>
    <w:p w14:paraId="2ADA390C" w14:textId="77777777" w:rsidR="00CD4EF0" w:rsidRDefault="00CD4EF0" w:rsidP="00CD4EF0">
      <w:r>
        <w:t xml:space="preserve">                          activation='relu',</w:t>
      </w:r>
    </w:p>
    <w:p w14:paraId="10CB3F1A" w14:textId="77777777" w:rsidR="00CD4EF0" w:rsidRDefault="00CD4EF0" w:rsidP="00CD4EF0">
      <w:r>
        <w:t xml:space="preserve">                          padding='same'</w:t>
      </w:r>
    </w:p>
    <w:p w14:paraId="604095B2" w14:textId="77777777" w:rsidR="00CD4EF0" w:rsidRDefault="00CD4EF0" w:rsidP="00CD4EF0">
      <w:r>
        <w:t xml:space="preserve">                          )</w:t>
      </w:r>
    </w:p>
    <w:p w14:paraId="28BBB1EB" w14:textId="77777777" w:rsidR="00CD4EF0" w:rsidRDefault="00CD4EF0" w:rsidP="00CD4EF0">
      <w:r>
        <w:t xml:space="preserve">                   )</w:t>
      </w:r>
    </w:p>
    <w:p w14:paraId="43A55F8F" w14:textId="77777777" w:rsidR="00CD4EF0" w:rsidRDefault="00CD4EF0" w:rsidP="00CD4EF0"/>
    <w:p w14:paraId="3A4FCCF6" w14:textId="77777777" w:rsidR="00CD4EF0" w:rsidRDefault="00CD4EF0" w:rsidP="00CD4EF0">
      <w:r>
        <w:t>bodyStyleModel.add(MaxPooling2D(pool_size=(2, 2)))</w:t>
      </w:r>
    </w:p>
    <w:p w14:paraId="2276D54E" w14:textId="77777777" w:rsidR="00CD4EF0" w:rsidRDefault="00CD4EF0" w:rsidP="00CD4EF0">
      <w:r>
        <w:t>bodyStyleModel.add(Dropout(0.3))</w:t>
      </w:r>
    </w:p>
    <w:p w14:paraId="43E1E64E" w14:textId="77777777" w:rsidR="00CD4EF0" w:rsidRDefault="00CD4EF0" w:rsidP="00CD4EF0">
      <w:r>
        <w:t>bodyStyleModel.add(Conv2D(filters=64,</w:t>
      </w:r>
    </w:p>
    <w:p w14:paraId="4C4D176D" w14:textId="77777777" w:rsidR="00CD4EF0" w:rsidRDefault="00CD4EF0" w:rsidP="00CD4EF0">
      <w:r>
        <w:t xml:space="preserve">                          kernel_size=(5, 5),</w:t>
      </w:r>
    </w:p>
    <w:p w14:paraId="44888950" w14:textId="77777777" w:rsidR="00CD4EF0" w:rsidRDefault="00CD4EF0" w:rsidP="00CD4EF0">
      <w:r>
        <w:t xml:space="preserve">                          strides=(1, 1),</w:t>
      </w:r>
    </w:p>
    <w:p w14:paraId="45089E4D" w14:textId="77777777" w:rsidR="00CD4EF0" w:rsidRDefault="00CD4EF0" w:rsidP="00CD4EF0">
      <w:r>
        <w:t xml:space="preserve">                          activation='relu',</w:t>
      </w:r>
    </w:p>
    <w:p w14:paraId="76ADBA73" w14:textId="77777777" w:rsidR="00CD4EF0" w:rsidRDefault="00CD4EF0" w:rsidP="00CD4EF0">
      <w:r>
        <w:t xml:space="preserve">                          padding='same'</w:t>
      </w:r>
    </w:p>
    <w:p w14:paraId="01D6BCC0" w14:textId="77777777" w:rsidR="00CD4EF0" w:rsidRDefault="00CD4EF0" w:rsidP="00CD4EF0">
      <w:r>
        <w:t xml:space="preserve">                          )</w:t>
      </w:r>
    </w:p>
    <w:p w14:paraId="2613C5AD" w14:textId="77777777" w:rsidR="00CD4EF0" w:rsidRDefault="00CD4EF0" w:rsidP="00CD4EF0">
      <w:r>
        <w:t xml:space="preserve">                   )</w:t>
      </w:r>
    </w:p>
    <w:p w14:paraId="5F9352F8" w14:textId="77777777" w:rsidR="00CD4EF0" w:rsidRDefault="00CD4EF0" w:rsidP="00CD4EF0">
      <w:r>
        <w:t>bodyStyleModel.add(Conv2D(filters=64,</w:t>
      </w:r>
    </w:p>
    <w:p w14:paraId="31E2CBC3" w14:textId="77777777" w:rsidR="00CD4EF0" w:rsidRDefault="00CD4EF0" w:rsidP="00CD4EF0">
      <w:r>
        <w:t xml:space="preserve">                          kernel_size=(3, 3),</w:t>
      </w:r>
    </w:p>
    <w:p w14:paraId="64AFBF3F" w14:textId="77777777" w:rsidR="00CD4EF0" w:rsidRDefault="00CD4EF0" w:rsidP="00CD4EF0">
      <w:r>
        <w:t xml:space="preserve">                          strides=(2, 2),</w:t>
      </w:r>
    </w:p>
    <w:p w14:paraId="4548B1B2" w14:textId="77777777" w:rsidR="00CD4EF0" w:rsidRDefault="00CD4EF0" w:rsidP="00CD4EF0">
      <w:r>
        <w:t xml:space="preserve">                          activation='relu',</w:t>
      </w:r>
    </w:p>
    <w:p w14:paraId="10D5E364" w14:textId="77777777" w:rsidR="00CD4EF0" w:rsidRDefault="00CD4EF0" w:rsidP="00CD4EF0">
      <w:r>
        <w:t xml:space="preserve">                          padding='same'</w:t>
      </w:r>
    </w:p>
    <w:p w14:paraId="7881321D" w14:textId="77777777" w:rsidR="00CD4EF0" w:rsidRDefault="00CD4EF0" w:rsidP="00CD4EF0">
      <w:r>
        <w:t xml:space="preserve">                          )</w:t>
      </w:r>
    </w:p>
    <w:p w14:paraId="0F6C8AFC" w14:textId="77777777" w:rsidR="00CD4EF0" w:rsidRDefault="00CD4EF0" w:rsidP="00CD4EF0">
      <w:r>
        <w:t xml:space="preserve">                   )</w:t>
      </w:r>
    </w:p>
    <w:p w14:paraId="521C902E" w14:textId="77777777" w:rsidR="00CD4EF0" w:rsidRDefault="00CD4EF0" w:rsidP="00CD4EF0">
      <w:r>
        <w:t>bodyStyleModel.add(MaxPooling2D(pool_size=(2, 2)))</w:t>
      </w:r>
    </w:p>
    <w:p w14:paraId="2CD41C1D" w14:textId="77777777" w:rsidR="00CD4EF0" w:rsidRDefault="00CD4EF0" w:rsidP="00CD4EF0">
      <w:r>
        <w:t>bodyStyleModel.add(Dropout(0.3))</w:t>
      </w:r>
    </w:p>
    <w:p w14:paraId="6047517C" w14:textId="77777777" w:rsidR="00CD4EF0" w:rsidRDefault="00CD4EF0" w:rsidP="00CD4EF0">
      <w:r>
        <w:t>bodyStyleModel.add(Flatten())</w:t>
      </w:r>
    </w:p>
    <w:p w14:paraId="2B0DF0CB" w14:textId="77777777" w:rsidR="00CD4EF0" w:rsidRDefault="00CD4EF0" w:rsidP="00CD4EF0">
      <w:r>
        <w:t>bodyStyleModel.add(Dense(512, activation='relu'))</w:t>
      </w:r>
    </w:p>
    <w:p w14:paraId="50DB610E" w14:textId="77777777" w:rsidR="00CD4EF0" w:rsidRDefault="00CD4EF0" w:rsidP="00CD4EF0">
      <w:r>
        <w:t>bodyStyleModel.add(Dropout(0.4))</w:t>
      </w:r>
    </w:p>
    <w:p w14:paraId="0B27309A" w14:textId="77777777" w:rsidR="00CD4EF0" w:rsidRDefault="00CD4EF0" w:rsidP="00CD4EF0">
      <w:r>
        <w:t>bodyStyleModel.add(Dense(len(y[0]), activation='softmax'))</w:t>
      </w:r>
    </w:p>
    <w:p w14:paraId="4781BD1D" w14:textId="7980479A" w:rsidR="00CD4EF0" w:rsidRDefault="00CD4EF0" w:rsidP="00CD4EF0"/>
    <w:p w14:paraId="238F42D7" w14:textId="77777777" w:rsidR="00CD4EF0" w:rsidRDefault="00CD4EF0" w:rsidP="00CD4EF0">
      <w:r>
        <w:t>from tensorflow.keras.optimizers import SGD</w:t>
      </w:r>
    </w:p>
    <w:p w14:paraId="4A03EFEC" w14:textId="77777777" w:rsidR="00CD4EF0" w:rsidRDefault="00CD4EF0" w:rsidP="00CD4EF0"/>
    <w:p w14:paraId="141804F5" w14:textId="77777777" w:rsidR="00CD4EF0" w:rsidRDefault="00CD4EF0" w:rsidP="00CD4EF0">
      <w:r>
        <w:t>learning_rate = 0.01</w:t>
      </w:r>
    </w:p>
    <w:p w14:paraId="7882E4C5" w14:textId="77777777" w:rsidR="00CD4EF0" w:rsidRDefault="00CD4EF0" w:rsidP="00CD4EF0">
      <w:r>
        <w:t>decay = 1e-6</w:t>
      </w:r>
    </w:p>
    <w:p w14:paraId="508F5B7E" w14:textId="77777777" w:rsidR="00CD4EF0" w:rsidRDefault="00CD4EF0" w:rsidP="00CD4EF0">
      <w:r>
        <w:t>momentum = 0.8</w:t>
      </w:r>
    </w:p>
    <w:p w14:paraId="26B5C96A" w14:textId="77777777" w:rsidR="00CD4EF0" w:rsidRDefault="00CD4EF0" w:rsidP="00CD4EF0">
      <w:r>
        <w:t>nesterov = True</w:t>
      </w:r>
    </w:p>
    <w:p w14:paraId="26FCBCC7" w14:textId="77777777" w:rsidR="00CD4EF0" w:rsidRDefault="00CD4EF0" w:rsidP="00CD4EF0">
      <w:r>
        <w:t>sgd_optimizer = SGD(lr=learning_rate, decay=decay,</w:t>
      </w:r>
    </w:p>
    <w:p w14:paraId="4947DFF9" w14:textId="44A6D56C" w:rsidR="00CD4EF0" w:rsidRDefault="00CD4EF0" w:rsidP="00CD4EF0">
      <w:r>
        <w:lastRenderedPageBreak/>
        <w:t xml:space="preserve">                    momentum=momentum, nesterov=nesterov)</w:t>
      </w:r>
    </w:p>
    <w:p w14:paraId="21EC852D" w14:textId="77777777" w:rsidR="00CD4EF0" w:rsidRDefault="00CD4EF0" w:rsidP="00CD4EF0">
      <w:r>
        <w:t>bodyStyleModel.compile(optimizer=sgd_optimizer,</w:t>
      </w:r>
    </w:p>
    <w:p w14:paraId="09BDE4EB" w14:textId="77777777" w:rsidR="00CD4EF0" w:rsidRDefault="00CD4EF0" w:rsidP="00CD4EF0">
      <w:r>
        <w:t xml:space="preserve">                   loss="categorical_crossentropy",</w:t>
      </w:r>
    </w:p>
    <w:p w14:paraId="5503CF7B" w14:textId="77777777" w:rsidR="00CD4EF0" w:rsidRDefault="00CD4EF0" w:rsidP="00CD4EF0">
      <w:r>
        <w:t xml:space="preserve">                   metrics=['accuracy']</w:t>
      </w:r>
    </w:p>
    <w:p w14:paraId="0E3B7FCC" w14:textId="77777777" w:rsidR="00CD4EF0" w:rsidRDefault="00CD4EF0" w:rsidP="00CD4EF0">
      <w:r>
        <w:t xml:space="preserve">                   )</w:t>
      </w:r>
    </w:p>
    <w:p w14:paraId="1BA26DFC" w14:textId="77777777" w:rsidR="00CD4EF0" w:rsidRDefault="00CD4EF0" w:rsidP="00CD4EF0">
      <w:pPr>
        <w:rPr>
          <w:rFonts w:hint="eastAsia"/>
        </w:rPr>
      </w:pPr>
      <w:r>
        <w:rPr>
          <w:rFonts w:hint="eastAsia"/>
        </w:rPr>
        <w:t xml:space="preserve">batch_size = 50  # </w:t>
      </w:r>
      <w:r>
        <w:rPr>
          <w:rFonts w:hint="eastAsia"/>
        </w:rPr>
        <w:t>每批训练数据量的大小</w:t>
      </w:r>
    </w:p>
    <w:p w14:paraId="41620ADA" w14:textId="7ADF5206" w:rsidR="00CD4EF0" w:rsidRDefault="00CD4EF0" w:rsidP="00CD4EF0">
      <w:r>
        <w:t xml:space="preserve">epochs = </w:t>
      </w:r>
      <w:r>
        <w:rPr>
          <w:rFonts w:hint="eastAsia"/>
        </w:rPr>
        <w:t>2</w:t>
      </w:r>
      <w:r>
        <w:t>00</w:t>
      </w:r>
    </w:p>
    <w:p w14:paraId="694730C6" w14:textId="77777777" w:rsidR="00CD4EF0" w:rsidRDefault="00CD4EF0" w:rsidP="00CD4EF0">
      <w:r>
        <w:t>bodyStyleModel.fit(X_bs_train,</w:t>
      </w:r>
    </w:p>
    <w:p w14:paraId="6B270520" w14:textId="77777777" w:rsidR="00CD4EF0" w:rsidRDefault="00CD4EF0" w:rsidP="00CD4EF0">
      <w:r>
        <w:t xml:space="preserve">                   y_bs_train,</w:t>
      </w:r>
    </w:p>
    <w:p w14:paraId="52FC9DBA" w14:textId="77777777" w:rsidR="00CD4EF0" w:rsidRDefault="00CD4EF0" w:rsidP="00CD4EF0">
      <w:r>
        <w:t xml:space="preserve">                   epochs=epochs,</w:t>
      </w:r>
    </w:p>
    <w:p w14:paraId="403BC136" w14:textId="77777777" w:rsidR="00CD4EF0" w:rsidRDefault="00CD4EF0" w:rsidP="00CD4EF0">
      <w:r>
        <w:t xml:space="preserve">                   batch_size=batch_size,</w:t>
      </w:r>
    </w:p>
    <w:p w14:paraId="4F7009E3" w14:textId="77777777" w:rsidR="00CD4EF0" w:rsidRDefault="00CD4EF0" w:rsidP="00CD4EF0">
      <w:r>
        <w:t xml:space="preserve">                   shuffle=True,</w:t>
      </w:r>
    </w:p>
    <w:p w14:paraId="18381811" w14:textId="77777777" w:rsidR="00CD4EF0" w:rsidRDefault="00CD4EF0" w:rsidP="00CD4EF0">
      <w:r>
        <w:t xml:space="preserve">                   #                    validation_data=(valid_input, valid_output)</w:t>
      </w:r>
    </w:p>
    <w:p w14:paraId="3B000C68" w14:textId="77777777" w:rsidR="00CD4EF0" w:rsidRDefault="00CD4EF0" w:rsidP="00CD4EF0">
      <w:r>
        <w:t xml:space="preserve">                   )</w:t>
      </w:r>
    </w:p>
    <w:p w14:paraId="4F566DF8" w14:textId="5AD3B28A" w:rsidR="00CD4EF0" w:rsidRDefault="00CD4EF0" w:rsidP="00CD4EF0">
      <w:r>
        <w:t>print(bodyStyleModel.evaluate(X_bs_test,y_bs_test,verbose=0))</w:t>
      </w:r>
    </w:p>
    <w:p w14:paraId="06753A71" w14:textId="2050A16C" w:rsidR="00B577B1" w:rsidRDefault="00B577B1" w:rsidP="00CD4EF0">
      <w:r>
        <w:rPr>
          <w:rFonts w:hint="eastAsia"/>
        </w:rPr>
        <w:t>#</w:t>
      </w:r>
      <w:r>
        <w:t xml:space="preserve"> </w:t>
      </w:r>
      <w:r>
        <w:rPr>
          <w:rFonts w:hint="eastAsia"/>
        </w:rPr>
        <w:t>显示</w:t>
      </w:r>
      <w:r>
        <w:rPr>
          <w:rFonts w:hint="eastAsia"/>
        </w:rPr>
        <w:t>loss</w:t>
      </w:r>
      <w:r>
        <w:rPr>
          <w:rFonts w:hint="eastAsia"/>
        </w:rPr>
        <w:t>和</w:t>
      </w:r>
      <w:r>
        <w:rPr>
          <w:rFonts w:hint="eastAsia"/>
        </w:rPr>
        <w:t>acc</w:t>
      </w:r>
    </w:p>
    <w:p w14:paraId="6EC81258" w14:textId="77777777" w:rsidR="00B577B1" w:rsidRDefault="00B577B1" w:rsidP="00B577B1">
      <w:r>
        <w:t>import matplotlib.pyplot as plt</w:t>
      </w:r>
    </w:p>
    <w:p w14:paraId="0C74AA97" w14:textId="77777777" w:rsidR="00B577B1" w:rsidRDefault="00B577B1" w:rsidP="00B577B1">
      <w:r>
        <w:t>fig = plt.figure()</w:t>
      </w:r>
    </w:p>
    <w:p w14:paraId="72C116A1" w14:textId="77777777" w:rsidR="00B577B1" w:rsidRDefault="00B577B1" w:rsidP="00B577B1">
      <w:r>
        <w:t>ax1 = fig.add_subplot(111)</w:t>
      </w:r>
    </w:p>
    <w:p w14:paraId="748E0C08" w14:textId="77777777" w:rsidR="00B577B1" w:rsidRDefault="00B577B1" w:rsidP="00B577B1"/>
    <w:p w14:paraId="08707E54" w14:textId="77777777" w:rsidR="00B577B1" w:rsidRDefault="00B577B1" w:rsidP="00B577B1">
      <w:r>
        <w:t>ax1.plot(history.history['loss'], label='loss',color='r')</w:t>
      </w:r>
    </w:p>
    <w:p w14:paraId="5EAB13E3" w14:textId="77777777" w:rsidR="00B577B1" w:rsidRDefault="00B577B1" w:rsidP="00B577B1">
      <w:r>
        <w:t>ax1.legend(loc=1)</w:t>
      </w:r>
    </w:p>
    <w:p w14:paraId="6426CE38" w14:textId="77777777" w:rsidR="00B577B1" w:rsidRDefault="00B577B1" w:rsidP="00B577B1">
      <w:r>
        <w:t>ax1.set_ylabel('Loss')</w:t>
      </w:r>
    </w:p>
    <w:p w14:paraId="3FC2239E" w14:textId="77777777" w:rsidR="00B577B1" w:rsidRDefault="00B577B1" w:rsidP="00B577B1">
      <w:r>
        <w:t>ax2 = ax1.twinx()</w:t>
      </w:r>
    </w:p>
    <w:p w14:paraId="15DD461C" w14:textId="77777777" w:rsidR="00B577B1" w:rsidRDefault="00B577B1" w:rsidP="00B577B1">
      <w:r>
        <w:t>ax2.plot(history.history['accuracy'], label='accuracy')</w:t>
      </w:r>
    </w:p>
    <w:p w14:paraId="64D74E40" w14:textId="77777777" w:rsidR="00B577B1" w:rsidRDefault="00B577B1" w:rsidP="00B577B1">
      <w:r>
        <w:t>ax2.legend(loc=2)</w:t>
      </w:r>
    </w:p>
    <w:p w14:paraId="40995C06" w14:textId="1EB30016" w:rsidR="00B577B1" w:rsidRDefault="00B577B1" w:rsidP="00B577B1">
      <w:r>
        <w:t>ax2.set_ylabel('Accurracy')</w:t>
      </w:r>
    </w:p>
    <w:p w14:paraId="5416FF3E" w14:textId="77777777" w:rsidR="00B577B1" w:rsidRDefault="00B577B1" w:rsidP="00B577B1">
      <w:pPr>
        <w:rPr>
          <w:rFonts w:hint="eastAsia"/>
        </w:rPr>
      </w:pPr>
    </w:p>
    <w:p w14:paraId="075E23A5" w14:textId="7B6532DB" w:rsidR="00CD4EF0" w:rsidRDefault="00CD4EF0" w:rsidP="00CD4EF0">
      <w:r>
        <w:rPr>
          <w:rFonts w:hint="eastAsia"/>
        </w:rPr>
        <w:t>#</w:t>
      </w:r>
      <w:r>
        <w:rPr>
          <w:rFonts w:hint="eastAsia"/>
        </w:rPr>
        <w:t>保存模型</w:t>
      </w:r>
    </w:p>
    <w:p w14:paraId="04613D74" w14:textId="77777777" w:rsidR="00CD4EF0" w:rsidRDefault="00CD4EF0" w:rsidP="00CD4EF0">
      <w:r>
        <w:t>MODEL_PATH = 'model/bodystyle_model_85.h5'</w:t>
      </w:r>
    </w:p>
    <w:p w14:paraId="6A64DCE5" w14:textId="065EB61F" w:rsidR="00CD4EF0" w:rsidRDefault="00CD4EF0" w:rsidP="00CD4EF0">
      <w:r>
        <w:t>bodyStyleModel.save(MODEL_PATH)</w:t>
      </w:r>
    </w:p>
    <w:p w14:paraId="7A7D7636" w14:textId="3A2CFA3B" w:rsidR="002B029E" w:rsidRDefault="002B029E" w:rsidP="00CD4EF0"/>
    <w:p w14:paraId="6A888777" w14:textId="63F4FB00" w:rsidR="002B029E" w:rsidRDefault="002B029E" w:rsidP="00CD4EF0">
      <w:pPr>
        <w:ind w:firstLine="422"/>
        <w:rPr>
          <w:b/>
          <w:bCs/>
        </w:rPr>
      </w:pPr>
      <w:r w:rsidRPr="002B029E">
        <w:rPr>
          <w:rFonts w:hint="eastAsia"/>
          <w:b/>
          <w:bCs/>
        </w:rPr>
        <w:t>#</w:t>
      </w:r>
      <w:r w:rsidRPr="002B029E">
        <w:rPr>
          <w:b/>
          <w:bCs/>
        </w:rPr>
        <w:t xml:space="preserve"> </w:t>
      </w:r>
      <w:r w:rsidRPr="002B029E">
        <w:rPr>
          <w:rFonts w:hint="eastAsia"/>
          <w:b/>
          <w:bCs/>
        </w:rPr>
        <w:t>VDS1.0-</w:t>
      </w:r>
      <w:r w:rsidRPr="002B029E">
        <w:rPr>
          <w:rFonts w:hint="eastAsia"/>
          <w:b/>
          <w:bCs/>
        </w:rPr>
        <w:t>预测模块</w:t>
      </w:r>
    </w:p>
    <w:p w14:paraId="161751DE" w14:textId="77777777" w:rsidR="002B029E" w:rsidRDefault="002B029E" w:rsidP="002B029E">
      <w:r>
        <w:t>import cv2</w:t>
      </w:r>
    </w:p>
    <w:p w14:paraId="17AC6859" w14:textId="77777777" w:rsidR="002B029E" w:rsidRDefault="002B029E" w:rsidP="002B029E">
      <w:r>
        <w:t>import numpy as np</w:t>
      </w:r>
    </w:p>
    <w:p w14:paraId="4C2BE8BC" w14:textId="77777777" w:rsidR="002B029E" w:rsidRDefault="002B029E" w:rsidP="002B029E">
      <w:r>
        <w:t>from tensorflow.keras.models import load_model</w:t>
      </w:r>
    </w:p>
    <w:p w14:paraId="4B8C5C4C" w14:textId="77777777" w:rsidR="002B029E" w:rsidRDefault="002B029E" w:rsidP="002B029E">
      <w:r>
        <w:lastRenderedPageBreak/>
        <w:t>from tensorflow.keras import Sequential</w:t>
      </w:r>
    </w:p>
    <w:p w14:paraId="484E1A4C" w14:textId="21C6EAB1" w:rsidR="002B029E" w:rsidRDefault="002B029E" w:rsidP="002B029E">
      <w:r>
        <w:t>from PIL import Image</w:t>
      </w:r>
    </w:p>
    <w:p w14:paraId="36F6183A" w14:textId="77777777" w:rsidR="002B029E" w:rsidRDefault="002B029E" w:rsidP="002B029E">
      <w:r>
        <w:t>bodystyle_model=Sequential()</w:t>
      </w:r>
    </w:p>
    <w:p w14:paraId="1A0C399F" w14:textId="77777777" w:rsidR="002B029E" w:rsidRDefault="002B029E" w:rsidP="002B029E">
      <w:r>
        <w:t>MODEL_PATH='../model/bodystyle_model.h5'</w:t>
      </w:r>
    </w:p>
    <w:p w14:paraId="6726509B" w14:textId="6596D05F" w:rsidR="002B029E" w:rsidRDefault="002B029E" w:rsidP="002B029E">
      <w:r>
        <w:t>bodystyle_model=load_model(MODEL_PATH)</w:t>
      </w:r>
    </w:p>
    <w:p w14:paraId="65C4B902" w14:textId="180AE219" w:rsidR="002B029E" w:rsidRDefault="002B029E" w:rsidP="002B029E"/>
    <w:p w14:paraId="74909027" w14:textId="1A9174FC" w:rsidR="002B029E" w:rsidRDefault="002B029E" w:rsidP="002B029E">
      <w:pPr>
        <w:rPr>
          <w:rFonts w:hint="eastAsia"/>
        </w:rPr>
      </w:pPr>
      <w:r>
        <w:rPr>
          <w:rFonts w:hint="eastAsia"/>
        </w:rPr>
        <w:t>#</w:t>
      </w:r>
      <w:r>
        <w:t xml:space="preserve"> </w:t>
      </w:r>
      <w:r>
        <w:rPr>
          <w:rFonts w:hint="eastAsia"/>
        </w:rPr>
        <w:t>预测分类号</w:t>
      </w:r>
    </w:p>
    <w:p w14:paraId="59CCC83B" w14:textId="77777777" w:rsidR="002B029E" w:rsidRDefault="002B029E" w:rsidP="002B029E">
      <w:r>
        <w:t>def predict_num(file_name):</w:t>
      </w:r>
    </w:p>
    <w:p w14:paraId="202A754C" w14:textId="77777777" w:rsidR="002B029E" w:rsidRDefault="002B029E" w:rsidP="002B029E">
      <w:r>
        <w:t xml:space="preserve">    path=file_name</w:t>
      </w:r>
    </w:p>
    <w:p w14:paraId="17E2B3BD" w14:textId="77777777" w:rsidR="002B029E" w:rsidRDefault="002B029E" w:rsidP="002B029E">
      <w:r>
        <w:t xml:space="preserve">    img = Image.open(path)</w:t>
      </w:r>
    </w:p>
    <w:p w14:paraId="6F1605F1" w14:textId="77777777" w:rsidR="002B029E" w:rsidRDefault="002B029E" w:rsidP="002B029E">
      <w:r>
        <w:t xml:space="preserve">    img = img.resize((80, 60), Image.ANTIALIAS)</w:t>
      </w:r>
    </w:p>
    <w:p w14:paraId="3AEED5CD" w14:textId="77777777" w:rsidR="002B029E" w:rsidRDefault="002B029E" w:rsidP="002B029E">
      <w:r>
        <w:t xml:space="preserve">    arr = np.asarray(img, dtype='float32')</w:t>
      </w:r>
    </w:p>
    <w:p w14:paraId="778CFEFF" w14:textId="77777777" w:rsidR="002B029E" w:rsidRDefault="002B029E" w:rsidP="002B029E">
      <w:r>
        <w:t xml:space="preserve">    arr=arr/255</w:t>
      </w:r>
    </w:p>
    <w:p w14:paraId="771F818E" w14:textId="77777777" w:rsidR="002B029E" w:rsidRDefault="002B029E" w:rsidP="002B029E">
      <w:r>
        <w:t xml:space="preserve">    arr=arr.reshape(1,60,80,3)</w:t>
      </w:r>
    </w:p>
    <w:p w14:paraId="0EBA2DC8" w14:textId="77777777" w:rsidR="002B029E" w:rsidRDefault="002B029E" w:rsidP="002B029E">
      <w:r>
        <w:t xml:space="preserve">    result = bodystyle_model.predict_classes(arr)</w:t>
      </w:r>
    </w:p>
    <w:p w14:paraId="0DAE9A51" w14:textId="68DF1439" w:rsidR="002B029E" w:rsidRDefault="002B029E" w:rsidP="002B029E">
      <w:r>
        <w:t xml:space="preserve">    return result[0]</w:t>
      </w:r>
    </w:p>
    <w:p w14:paraId="5117C5C4" w14:textId="1BC8F487" w:rsidR="002B029E" w:rsidRDefault="002B029E" w:rsidP="002B029E"/>
    <w:p w14:paraId="07599F7C" w14:textId="6CDA334C" w:rsidR="002B029E" w:rsidRDefault="002B029E" w:rsidP="002B029E">
      <w:pPr>
        <w:rPr>
          <w:rFonts w:hint="eastAsia"/>
        </w:rPr>
      </w:pPr>
      <w:r>
        <w:rPr>
          <w:rFonts w:hint="eastAsia"/>
        </w:rPr>
        <w:t>#</w:t>
      </w:r>
      <w:r>
        <w:rPr>
          <w:rFonts w:hint="eastAsia"/>
        </w:rPr>
        <w:t>预测分类名称</w:t>
      </w:r>
    </w:p>
    <w:p w14:paraId="1C7AD512" w14:textId="77777777" w:rsidR="002B029E" w:rsidRDefault="002B029E" w:rsidP="002B029E">
      <w:r>
        <w:t>def read_image(file_name):</w:t>
      </w:r>
    </w:p>
    <w:p w14:paraId="2F4CC2D2" w14:textId="77777777" w:rsidR="002B029E" w:rsidRDefault="002B029E" w:rsidP="002B029E">
      <w:r>
        <w:t xml:space="preserve">    path=file_name</w:t>
      </w:r>
    </w:p>
    <w:p w14:paraId="2EDABD5E" w14:textId="77777777" w:rsidR="002B029E" w:rsidRDefault="002B029E" w:rsidP="002B029E">
      <w:r>
        <w:t xml:space="preserve">    img = Image.open(path)</w:t>
      </w:r>
    </w:p>
    <w:p w14:paraId="189F9924" w14:textId="77777777" w:rsidR="002B029E" w:rsidRDefault="002B029E" w:rsidP="002B029E">
      <w:r>
        <w:t xml:space="preserve">    img = img.resize((80, 60), Image.ANTIALIAS)</w:t>
      </w:r>
    </w:p>
    <w:p w14:paraId="48ADBB45" w14:textId="7166484C" w:rsidR="002B029E" w:rsidRDefault="002B029E" w:rsidP="002B029E">
      <w:r>
        <w:t xml:space="preserve">    return img</w:t>
      </w:r>
    </w:p>
    <w:p w14:paraId="5A889C98" w14:textId="77777777" w:rsidR="002B029E" w:rsidRDefault="002B029E" w:rsidP="002B029E">
      <w:r>
        <w:t>def predict_class(img):</w:t>
      </w:r>
    </w:p>
    <w:p w14:paraId="45EC5F44" w14:textId="77777777" w:rsidR="002B029E" w:rsidRDefault="002B029E" w:rsidP="002B029E">
      <w:r>
        <w:t>#     path=file_name</w:t>
      </w:r>
    </w:p>
    <w:p w14:paraId="180F8AB3" w14:textId="77777777" w:rsidR="002B029E" w:rsidRDefault="002B029E" w:rsidP="002B029E">
      <w:r>
        <w:t>#     img = Image.open(path)</w:t>
      </w:r>
    </w:p>
    <w:p w14:paraId="2748A416" w14:textId="77777777" w:rsidR="002B029E" w:rsidRDefault="002B029E" w:rsidP="002B029E">
      <w:r>
        <w:t>#     img = img.resize((80, 60), Image.ANTIALIAS)</w:t>
      </w:r>
    </w:p>
    <w:p w14:paraId="28CB962B" w14:textId="77777777" w:rsidR="002B029E" w:rsidRDefault="002B029E" w:rsidP="002B029E">
      <w:r>
        <w:t xml:space="preserve">    arr = np.asarray(img, dtype='float32')</w:t>
      </w:r>
    </w:p>
    <w:p w14:paraId="254CAF9D" w14:textId="77777777" w:rsidR="002B029E" w:rsidRDefault="002B029E" w:rsidP="002B029E">
      <w:r>
        <w:t xml:space="preserve">    arr=arr/255</w:t>
      </w:r>
    </w:p>
    <w:p w14:paraId="09F9D229" w14:textId="77777777" w:rsidR="002B029E" w:rsidRDefault="002B029E" w:rsidP="002B029E">
      <w:r>
        <w:t xml:space="preserve">    arr=arr.reshape(1,60,80,3)</w:t>
      </w:r>
    </w:p>
    <w:p w14:paraId="5000243E" w14:textId="77777777" w:rsidR="002B029E" w:rsidRDefault="002B029E" w:rsidP="002B029E">
      <w:r>
        <w:t xml:space="preserve">    result = bodystyle_model.predict_classes(arr)</w:t>
      </w:r>
    </w:p>
    <w:p w14:paraId="307B44F4" w14:textId="77777777" w:rsidR="002B029E" w:rsidRDefault="002B029E" w:rsidP="002B029E">
      <w:r>
        <w:t>#     print(result[0])</w:t>
      </w:r>
    </w:p>
    <w:p w14:paraId="7BF080F2" w14:textId="210BD7FE" w:rsidR="002B029E" w:rsidRDefault="002B029E" w:rsidP="002B029E">
      <w:r>
        <w:t xml:space="preserve">    return bodyStyleDict[result[0]]</w:t>
      </w:r>
    </w:p>
    <w:p w14:paraId="5E69E770" w14:textId="1FE0AE6C" w:rsidR="00B577B1" w:rsidRDefault="00B577B1" w:rsidP="002B029E"/>
    <w:p w14:paraId="60A08CCB" w14:textId="77777777" w:rsidR="00B577B1" w:rsidRDefault="00B577B1" w:rsidP="00B577B1">
      <w:pPr>
        <w:rPr>
          <w:rFonts w:hint="eastAsia"/>
        </w:rPr>
      </w:pPr>
      <w:r>
        <w:rPr>
          <w:rFonts w:hint="eastAsia"/>
        </w:rPr>
        <w:t xml:space="preserve">from PIL import Image, ImageFont, ImageDraw # </w:t>
      </w:r>
      <w:r>
        <w:rPr>
          <w:rFonts w:hint="eastAsia"/>
        </w:rPr>
        <w:t>导入模块</w:t>
      </w:r>
    </w:p>
    <w:p w14:paraId="0A4641E2" w14:textId="77777777" w:rsidR="00B577B1" w:rsidRDefault="00B577B1" w:rsidP="00B577B1">
      <w:r>
        <w:t>print(img.format, img.size, img.mode)</w:t>
      </w:r>
    </w:p>
    <w:p w14:paraId="445A316D" w14:textId="77777777" w:rsidR="00B577B1" w:rsidRDefault="00B577B1" w:rsidP="00B577B1">
      <w:pPr>
        <w:rPr>
          <w:rFonts w:hint="eastAsia"/>
        </w:rPr>
      </w:pPr>
      <w:r>
        <w:rPr>
          <w:rFonts w:hint="eastAsia"/>
        </w:rPr>
        <w:lastRenderedPageBreak/>
        <w:t>draw = ImageDraw.Draw(img) #</w:t>
      </w:r>
      <w:r>
        <w:rPr>
          <w:rFonts w:hint="eastAsia"/>
        </w:rPr>
        <w:t>修改图片</w:t>
      </w:r>
    </w:p>
    <w:p w14:paraId="5326F086" w14:textId="77777777" w:rsidR="00B577B1" w:rsidRDefault="00B577B1" w:rsidP="00B577B1">
      <w:r>
        <w:t>#font = ImageFont.truetype(None, size = 40)</w:t>
      </w:r>
    </w:p>
    <w:p w14:paraId="17E61AED" w14:textId="77777777" w:rsidR="00B577B1" w:rsidRDefault="00B577B1" w:rsidP="00B577B1">
      <w:pPr>
        <w:rPr>
          <w:rFonts w:hint="eastAsia"/>
        </w:rPr>
      </w:pPr>
      <w:r>
        <w:rPr>
          <w:rFonts w:hint="eastAsia"/>
        </w:rPr>
        <w:t>draw.text((20,50), result, fill = (255, 0 ,0)) #</w:t>
      </w:r>
      <w:r>
        <w:rPr>
          <w:rFonts w:hint="eastAsia"/>
        </w:rPr>
        <w:t>利用</w:t>
      </w:r>
      <w:r>
        <w:rPr>
          <w:rFonts w:hint="eastAsia"/>
        </w:rPr>
        <w:t>ImageDraw</w:t>
      </w:r>
      <w:r>
        <w:rPr>
          <w:rFonts w:hint="eastAsia"/>
        </w:rPr>
        <w:t>的内置函数，在图片上写入文字</w:t>
      </w:r>
    </w:p>
    <w:p w14:paraId="71A3AC31" w14:textId="77777777" w:rsidR="00B577B1" w:rsidRDefault="00B577B1" w:rsidP="00B577B1">
      <w:r>
        <w:t>img.show()</w:t>
      </w:r>
    </w:p>
    <w:p w14:paraId="09902CF2" w14:textId="504D6781" w:rsidR="00B577B1" w:rsidRDefault="00B577B1" w:rsidP="00B577B1">
      <w:r>
        <w:t># im.save('mysmile.jpg', jpg)</w:t>
      </w:r>
    </w:p>
    <w:p w14:paraId="44888D57" w14:textId="45A31567" w:rsidR="00B577B1" w:rsidRDefault="00B577B1" w:rsidP="00B577B1"/>
    <w:p w14:paraId="1C78DF3F" w14:textId="7CA50EE7" w:rsidR="00B577B1" w:rsidRDefault="00B577B1" w:rsidP="002C3885">
      <w:pPr>
        <w:pStyle w:val="1"/>
      </w:pPr>
      <w:bookmarkStart w:id="127" w:name="_Toc40809174"/>
      <w:r>
        <w:rPr>
          <w:rFonts w:hint="eastAsia"/>
        </w:rPr>
        <w:t>附录三</w:t>
      </w:r>
      <w:r>
        <w:rPr>
          <w:rFonts w:hint="eastAsia"/>
        </w:rPr>
        <w:t xml:space="preserve"> VDS</w:t>
      </w:r>
      <w:r w:rsidR="00CA1255">
        <w:t xml:space="preserve"> </w:t>
      </w:r>
      <w:r w:rsidR="002C3885">
        <w:rPr>
          <w:rFonts w:hint="eastAsia"/>
        </w:rPr>
        <w:t>2</w:t>
      </w:r>
      <w:r>
        <w:rPr>
          <w:rFonts w:hint="eastAsia"/>
        </w:rPr>
        <w:t>.0</w:t>
      </w:r>
      <w:r w:rsidR="002C3885">
        <w:rPr>
          <w:rFonts w:hint="eastAsia"/>
        </w:rPr>
        <w:t>源码</w:t>
      </w:r>
      <w:bookmarkEnd w:id="127"/>
    </w:p>
    <w:p w14:paraId="064C510D" w14:textId="28B21F95" w:rsidR="002C3885" w:rsidRDefault="000A38EE" w:rsidP="002C3885">
      <w:pPr>
        <w:ind w:firstLine="422"/>
        <w:rPr>
          <w:b/>
          <w:bCs/>
        </w:rPr>
      </w:pPr>
      <w:r w:rsidRPr="000A38EE">
        <w:rPr>
          <w:rFonts w:hint="eastAsia"/>
          <w:b/>
          <w:bCs/>
        </w:rPr>
        <w:t>#</w:t>
      </w:r>
      <w:r w:rsidRPr="000A38EE">
        <w:rPr>
          <w:b/>
          <w:bCs/>
        </w:rPr>
        <w:t xml:space="preserve"> </w:t>
      </w:r>
      <w:r w:rsidRPr="000A38EE">
        <w:rPr>
          <w:rFonts w:hint="eastAsia"/>
          <w:b/>
          <w:bCs/>
        </w:rPr>
        <w:t>数据预处理</w:t>
      </w:r>
    </w:p>
    <w:p w14:paraId="46010355" w14:textId="76C91612" w:rsidR="000A38EE" w:rsidRDefault="000A38EE" w:rsidP="000A38EE">
      <w:r w:rsidRPr="000A38EE">
        <w:t>import scipy.io as io</w:t>
      </w:r>
    </w:p>
    <w:p w14:paraId="3703FFD0" w14:textId="77777777" w:rsidR="000A38EE" w:rsidRDefault="000A38EE" w:rsidP="000A38EE">
      <w:r>
        <w:t>import os</w:t>
      </w:r>
    </w:p>
    <w:p w14:paraId="2F799BD1" w14:textId="77777777" w:rsidR="000A38EE" w:rsidRDefault="000A38EE" w:rsidP="000A38EE">
      <w:r>
        <w:t>import gc</w:t>
      </w:r>
    </w:p>
    <w:p w14:paraId="675B5ED1" w14:textId="77777777" w:rsidR="000A38EE" w:rsidRDefault="000A38EE" w:rsidP="000A38EE">
      <w:r>
        <w:t>from PIL import Image</w:t>
      </w:r>
    </w:p>
    <w:p w14:paraId="1B60B11E" w14:textId="45EE5B8C" w:rsidR="000A38EE" w:rsidRDefault="000A38EE" w:rsidP="000A38EE">
      <w:r>
        <w:t>import numpy as np</w:t>
      </w:r>
    </w:p>
    <w:p w14:paraId="643AE5CB" w14:textId="77777777" w:rsidR="000A38EE" w:rsidRPr="000A38EE" w:rsidRDefault="000A38EE" w:rsidP="000A38EE"/>
    <w:p w14:paraId="2FE9A314" w14:textId="77777777" w:rsidR="000A38EE" w:rsidRPr="000A38EE" w:rsidRDefault="000A38EE" w:rsidP="000A38EE">
      <w:r w:rsidRPr="000A38EE">
        <w:t>train_label_path = '../compcars/devkit/cars_train_annos.mat'</w:t>
      </w:r>
    </w:p>
    <w:p w14:paraId="31220FE2" w14:textId="77777777" w:rsidR="000A38EE" w:rsidRPr="000A38EE" w:rsidRDefault="000A38EE" w:rsidP="000A38EE">
      <w:r w:rsidRPr="000A38EE">
        <w:t>test_label_path = '../compcars/devkit/cars_test_annos.mat'</w:t>
      </w:r>
    </w:p>
    <w:p w14:paraId="02C80DDF" w14:textId="77777777" w:rsidR="000A38EE" w:rsidRPr="000A38EE" w:rsidRDefault="000A38EE" w:rsidP="000A38EE"/>
    <w:p w14:paraId="54725F95" w14:textId="68C8B385" w:rsidR="000A38EE" w:rsidRDefault="000A38EE" w:rsidP="000A38EE">
      <w:r w:rsidRPr="000A38EE">
        <w:t>train_label = io.loadmat(train_label_path)</w:t>
      </w:r>
    </w:p>
    <w:p w14:paraId="769BE2A2" w14:textId="428E9814" w:rsidR="000A38EE" w:rsidRDefault="000A38EE" w:rsidP="000A38EE">
      <w:r w:rsidRPr="000A38EE">
        <w:t>train_label_anno=train_label['annotations']</w:t>
      </w:r>
    </w:p>
    <w:p w14:paraId="760D5AFD" w14:textId="77777777" w:rsidR="000A38EE" w:rsidRDefault="000A38EE" w:rsidP="000A38EE">
      <w:r>
        <w:t>for i in range(nums):</w:t>
      </w:r>
    </w:p>
    <w:p w14:paraId="79688688" w14:textId="77777777" w:rsidR="000A38EE" w:rsidRDefault="000A38EE" w:rsidP="000A38EE">
      <w:r>
        <w:t xml:space="preserve">    annotations = train_label_anno[0][i]</w:t>
      </w:r>
    </w:p>
    <w:p w14:paraId="39FDFB87" w14:textId="77777777" w:rsidR="000A38EE" w:rsidRDefault="000A38EE" w:rsidP="000A38EE">
      <w:r>
        <w:t xml:space="preserve">    xmin = annotations[0][0][0]</w:t>
      </w:r>
    </w:p>
    <w:p w14:paraId="5FA74814" w14:textId="77777777" w:rsidR="000A38EE" w:rsidRDefault="000A38EE" w:rsidP="000A38EE">
      <w:r>
        <w:t xml:space="preserve">    ymin = annotations[1][0][0]</w:t>
      </w:r>
    </w:p>
    <w:p w14:paraId="2F84FF88" w14:textId="77777777" w:rsidR="000A38EE" w:rsidRDefault="000A38EE" w:rsidP="000A38EE">
      <w:r>
        <w:t xml:space="preserve">    xmax = annotations[2][0][0]</w:t>
      </w:r>
    </w:p>
    <w:p w14:paraId="1C4BDD33" w14:textId="77777777" w:rsidR="000A38EE" w:rsidRDefault="000A38EE" w:rsidP="000A38EE">
      <w:r>
        <w:t xml:space="preserve">    ymax = annotations[3][0][0]</w:t>
      </w:r>
    </w:p>
    <w:p w14:paraId="2571AA5F" w14:textId="77777777" w:rsidR="000A38EE" w:rsidRDefault="000A38EE" w:rsidP="000A38EE">
      <w:r>
        <w:t xml:space="preserve">    </w:t>
      </w:r>
    </w:p>
    <w:p w14:paraId="14A1C4DF" w14:textId="77777777" w:rsidR="000A38EE" w:rsidRDefault="000A38EE" w:rsidP="000A38EE"/>
    <w:p w14:paraId="1D0A67FF" w14:textId="77777777" w:rsidR="000A38EE" w:rsidRDefault="000A38EE" w:rsidP="000A38EE">
      <w:r>
        <w:t>#     xmin = xmin/width</w:t>
      </w:r>
    </w:p>
    <w:p w14:paraId="334451F7" w14:textId="77777777" w:rsidR="000A38EE" w:rsidRDefault="000A38EE" w:rsidP="000A38EE">
      <w:r>
        <w:t>#     ymin = ymin/height</w:t>
      </w:r>
    </w:p>
    <w:p w14:paraId="5F0950A3" w14:textId="77777777" w:rsidR="000A38EE" w:rsidRDefault="000A38EE" w:rsidP="000A38EE">
      <w:r>
        <w:t>#     xmax = xmax/width</w:t>
      </w:r>
    </w:p>
    <w:p w14:paraId="03676A3D" w14:textId="77777777" w:rsidR="000A38EE" w:rsidRDefault="000A38EE" w:rsidP="000A38EE">
      <w:r>
        <w:t>#     ymax = ymax/height</w:t>
      </w:r>
    </w:p>
    <w:p w14:paraId="316364A7" w14:textId="77777777" w:rsidR="000A38EE" w:rsidRDefault="000A38EE" w:rsidP="000A38EE"/>
    <w:p w14:paraId="4D1920E0" w14:textId="77777777" w:rsidR="000A38EE" w:rsidRDefault="000A38EE" w:rsidP="000A38EE">
      <w:r>
        <w:t xml:space="preserve">    xmins.append(xmin)</w:t>
      </w:r>
    </w:p>
    <w:p w14:paraId="580F12C8" w14:textId="77777777" w:rsidR="000A38EE" w:rsidRDefault="000A38EE" w:rsidP="000A38EE">
      <w:r>
        <w:lastRenderedPageBreak/>
        <w:t xml:space="preserve">    ymins.append(ymin)</w:t>
      </w:r>
    </w:p>
    <w:p w14:paraId="55506197" w14:textId="77777777" w:rsidR="000A38EE" w:rsidRDefault="000A38EE" w:rsidP="000A38EE">
      <w:r>
        <w:t xml:space="preserve">    xmaxs.append(xmax)</w:t>
      </w:r>
    </w:p>
    <w:p w14:paraId="07BCBD05" w14:textId="77777777" w:rsidR="000A38EE" w:rsidRDefault="000A38EE" w:rsidP="000A38EE">
      <w:r>
        <w:t xml:space="preserve">    ymaxs.append(ymax)</w:t>
      </w:r>
    </w:p>
    <w:p w14:paraId="6EAC1027" w14:textId="77777777" w:rsidR="000A38EE" w:rsidRDefault="000A38EE" w:rsidP="000A38EE">
      <w:r>
        <w:t xml:space="preserve">    classes.append(annotations[4][0][0])</w:t>
      </w:r>
    </w:p>
    <w:p w14:paraId="736D105A" w14:textId="1640207A" w:rsidR="000A38EE" w:rsidRDefault="000A38EE" w:rsidP="000A38EE">
      <w:r>
        <w:t xml:space="preserve">    filenames.append(annotations[5][0])</w:t>
      </w:r>
    </w:p>
    <w:p w14:paraId="3B1FC39B" w14:textId="77777777" w:rsidR="000A38EE" w:rsidRDefault="000A38EE" w:rsidP="000A38EE">
      <w:pPr>
        <w:rPr>
          <w:rFonts w:hint="eastAsia"/>
        </w:rPr>
      </w:pPr>
      <w:r>
        <w:rPr>
          <w:rFonts w:hint="eastAsia"/>
        </w:rPr>
        <w:t xml:space="preserve"># </w:t>
      </w:r>
      <w:r>
        <w:rPr>
          <w:rFonts w:hint="eastAsia"/>
        </w:rPr>
        <w:t>生成边框</w:t>
      </w:r>
      <w:r>
        <w:rPr>
          <w:rFonts w:hint="eastAsia"/>
        </w:rPr>
        <w:t>width</w:t>
      </w:r>
      <w:r>
        <w:rPr>
          <w:rFonts w:hint="eastAsia"/>
        </w:rPr>
        <w:t>和</w:t>
      </w:r>
      <w:r>
        <w:rPr>
          <w:rFonts w:hint="eastAsia"/>
        </w:rPr>
        <w:t>height</w:t>
      </w:r>
    </w:p>
    <w:p w14:paraId="4C9FD5CB" w14:textId="77777777" w:rsidR="000A38EE" w:rsidRDefault="000A38EE" w:rsidP="000A38EE">
      <w:r>
        <w:t># box_width = xmaxs-xmins</w:t>
      </w:r>
    </w:p>
    <w:p w14:paraId="2AD9A756" w14:textId="77777777" w:rsidR="000A38EE" w:rsidRDefault="000A38EE" w:rsidP="000A38EE">
      <w:r>
        <w:t># box_height = ymaxs-ymins</w:t>
      </w:r>
    </w:p>
    <w:p w14:paraId="7AF558DE" w14:textId="77777777" w:rsidR="000A38EE" w:rsidRDefault="000A38EE" w:rsidP="000A38EE">
      <w:r>
        <w:t>box_width = []</w:t>
      </w:r>
    </w:p>
    <w:p w14:paraId="352AA038" w14:textId="2D2FCEA2" w:rsidR="000A38EE" w:rsidRDefault="000A38EE" w:rsidP="000A38EE">
      <w:r>
        <w:t>box_height = []</w:t>
      </w:r>
    </w:p>
    <w:p w14:paraId="35EA78D4" w14:textId="77777777" w:rsidR="000A38EE" w:rsidRDefault="000A38EE" w:rsidP="000A38EE">
      <w:r>
        <w:t>for i in range(nums):</w:t>
      </w:r>
    </w:p>
    <w:p w14:paraId="7F2A2757" w14:textId="77777777" w:rsidR="000A38EE" w:rsidRDefault="000A38EE" w:rsidP="000A38EE">
      <w:r>
        <w:t xml:space="preserve">    box_height.append(ymaxs[i]-ymins[i])</w:t>
      </w:r>
    </w:p>
    <w:p w14:paraId="1E16F2B9" w14:textId="61EEAE87" w:rsidR="000A38EE" w:rsidRDefault="000A38EE" w:rsidP="000A38EE">
      <w:r>
        <w:t xml:space="preserve">    box_width.append(xmaxs[i]-xmins[i])</w:t>
      </w:r>
    </w:p>
    <w:p w14:paraId="1CAA6BC7" w14:textId="50F57900" w:rsidR="000A38EE" w:rsidRDefault="000A38EE" w:rsidP="000A38EE"/>
    <w:p w14:paraId="58D3752C" w14:textId="77777777" w:rsidR="000A38EE" w:rsidRDefault="000A38EE" w:rsidP="000A38EE">
      <w:pPr>
        <w:rPr>
          <w:rFonts w:hint="eastAsia"/>
        </w:rPr>
      </w:pPr>
      <w:r>
        <w:rPr>
          <w:rFonts w:hint="eastAsia"/>
        </w:rPr>
        <w:t xml:space="preserve"># # </w:t>
      </w:r>
      <w:r>
        <w:rPr>
          <w:rFonts w:hint="eastAsia"/>
        </w:rPr>
        <w:t>每个图片对应一个</w:t>
      </w:r>
      <w:r>
        <w:rPr>
          <w:rFonts w:hint="eastAsia"/>
        </w:rPr>
        <w:t>txt</w:t>
      </w:r>
      <w:r>
        <w:rPr>
          <w:rFonts w:hint="eastAsia"/>
        </w:rPr>
        <w:t>文件，第一个数字代表类别，后面的四个数据是标注框的信息，分别是标注框左上角的</w:t>
      </w:r>
      <w:r>
        <w:rPr>
          <w:rFonts w:hint="eastAsia"/>
        </w:rPr>
        <w:t>x</w:t>
      </w:r>
      <w:r>
        <w:rPr>
          <w:rFonts w:hint="eastAsia"/>
        </w:rPr>
        <w:t>，</w:t>
      </w:r>
      <w:r>
        <w:rPr>
          <w:rFonts w:hint="eastAsia"/>
        </w:rPr>
        <w:t>y</w:t>
      </w:r>
      <w:r>
        <w:rPr>
          <w:rFonts w:hint="eastAsia"/>
        </w:rPr>
        <w:t>坐标，标注框的宽</w:t>
      </w:r>
      <w:r>
        <w:rPr>
          <w:rFonts w:hint="eastAsia"/>
        </w:rPr>
        <w:t>w</w:t>
      </w:r>
      <w:r>
        <w:rPr>
          <w:rFonts w:hint="eastAsia"/>
        </w:rPr>
        <w:t>，高</w:t>
      </w:r>
      <w:r>
        <w:rPr>
          <w:rFonts w:hint="eastAsia"/>
        </w:rPr>
        <w:t>h</w:t>
      </w:r>
      <w:r>
        <w:rPr>
          <w:rFonts w:hint="eastAsia"/>
        </w:rPr>
        <w:t>。</w:t>
      </w:r>
    </w:p>
    <w:p w14:paraId="4342FCA4" w14:textId="77777777" w:rsidR="000A38EE" w:rsidRDefault="000A38EE" w:rsidP="000A38EE">
      <w:pPr>
        <w:rPr>
          <w:rFonts w:hint="eastAsia"/>
        </w:rPr>
      </w:pPr>
      <w:r>
        <w:rPr>
          <w:rFonts w:hint="eastAsia"/>
        </w:rPr>
        <w:t xml:space="preserve"># </w:t>
      </w:r>
      <w:r>
        <w:rPr>
          <w:rFonts w:hint="eastAsia"/>
        </w:rPr>
        <w:t>每一行是一个标注对象，</w:t>
      </w:r>
      <w:r>
        <w:rPr>
          <w:rFonts w:hint="eastAsia"/>
        </w:rPr>
        <w:t xml:space="preserve"># </w:t>
      </w:r>
      <w:r>
        <w:rPr>
          <w:rFonts w:hint="eastAsia"/>
        </w:rPr>
        <w:t>如果一张图片中有多个目标，则</w:t>
      </w:r>
      <w:r>
        <w:rPr>
          <w:rFonts w:hint="eastAsia"/>
        </w:rPr>
        <w:t>txt</w:t>
      </w:r>
      <w:r>
        <w:rPr>
          <w:rFonts w:hint="eastAsia"/>
        </w:rPr>
        <w:t>就对应有多少行。</w:t>
      </w:r>
    </w:p>
    <w:p w14:paraId="7BE2E961" w14:textId="77777777" w:rsidR="000A38EE" w:rsidRDefault="000A38EE" w:rsidP="000A38EE">
      <w:r>
        <w:t># 12 0.3 0.56 0.440 0.70</w:t>
      </w:r>
    </w:p>
    <w:p w14:paraId="742FC851" w14:textId="2C26DC49" w:rsidR="000A38EE" w:rsidRDefault="000A38EE" w:rsidP="000A38EE">
      <w:r>
        <w:t># 2 0.56 0.45 0.67  0.70</w:t>
      </w:r>
    </w:p>
    <w:p w14:paraId="69DDA74C" w14:textId="27EC1AA4" w:rsidR="000A38EE" w:rsidRDefault="000A38EE" w:rsidP="000A38EE">
      <w:r w:rsidRPr="000A38EE">
        <w:t>path='../compcars/cars_train/'</w:t>
      </w:r>
    </w:p>
    <w:p w14:paraId="314C68D8" w14:textId="77777777" w:rsidR="000A38EE" w:rsidRDefault="000A38EE" w:rsidP="000A38EE">
      <w:r>
        <w:t>for i in range(nums):</w:t>
      </w:r>
    </w:p>
    <w:p w14:paraId="5B5EE51C" w14:textId="77777777" w:rsidR="000A38EE" w:rsidRDefault="000A38EE" w:rsidP="000A38EE">
      <w:r>
        <w:t xml:space="preserve">    img_path = path+filenames[i]</w:t>
      </w:r>
    </w:p>
    <w:p w14:paraId="62883751" w14:textId="77777777" w:rsidR="000A38EE" w:rsidRDefault="000A38EE" w:rsidP="000A38EE">
      <w:r>
        <w:t xml:space="preserve">    img = Image.open(img_path)</w:t>
      </w:r>
    </w:p>
    <w:p w14:paraId="1EBEF798" w14:textId="77777777" w:rsidR="000A38EE" w:rsidRDefault="000A38EE" w:rsidP="000A38EE">
      <w:r>
        <w:t xml:space="preserve">    img_width, img_height = img.size</w:t>
      </w:r>
    </w:p>
    <w:p w14:paraId="1F2D3B8B" w14:textId="77777777" w:rsidR="000A38EE" w:rsidRDefault="000A38EE" w:rsidP="000A38EE"/>
    <w:p w14:paraId="2551F540" w14:textId="77777777" w:rsidR="000A38EE" w:rsidRDefault="000A38EE" w:rsidP="000A38EE">
      <w:r>
        <w:t xml:space="preserve">    c = str(classes[i])</w:t>
      </w:r>
    </w:p>
    <w:p w14:paraId="543A631A" w14:textId="77777777" w:rsidR="000A38EE" w:rsidRDefault="000A38EE" w:rsidP="000A38EE">
      <w:r>
        <w:t xml:space="preserve">    x = str(xmins[i]/img_width)</w:t>
      </w:r>
    </w:p>
    <w:p w14:paraId="5EF8C7E4" w14:textId="77777777" w:rsidR="000A38EE" w:rsidRDefault="000A38EE" w:rsidP="000A38EE">
      <w:r>
        <w:t xml:space="preserve">    y = str(ymins[i]/img_height)</w:t>
      </w:r>
    </w:p>
    <w:p w14:paraId="091961CE" w14:textId="77777777" w:rsidR="000A38EE" w:rsidRDefault="000A38EE" w:rsidP="000A38EE">
      <w:r>
        <w:t xml:space="preserve">    w = str(box_width[i]/img_width)</w:t>
      </w:r>
    </w:p>
    <w:p w14:paraId="2DC9C57F" w14:textId="77777777" w:rsidR="000A38EE" w:rsidRDefault="000A38EE" w:rsidP="000A38EE">
      <w:r>
        <w:t xml:space="preserve">    h = str(box_height[i]/img_height)</w:t>
      </w:r>
    </w:p>
    <w:p w14:paraId="30AA72AD" w14:textId="77777777" w:rsidR="000A38EE" w:rsidRDefault="000A38EE" w:rsidP="000A38EE">
      <w:r>
        <w:t xml:space="preserve">    </w:t>
      </w:r>
    </w:p>
    <w:p w14:paraId="15FE3303" w14:textId="77777777" w:rsidR="000A38EE" w:rsidRDefault="000A38EE" w:rsidP="000A38EE">
      <w:r>
        <w:t xml:space="preserve">    row = ''+c+' '+x+' '+y+' '+w+' '+h</w:t>
      </w:r>
    </w:p>
    <w:p w14:paraId="53F7BD99" w14:textId="77777777" w:rsidR="000A38EE" w:rsidRDefault="000A38EE" w:rsidP="000A38EE">
      <w:r>
        <w:t xml:space="preserve">    </w:t>
      </w:r>
    </w:p>
    <w:p w14:paraId="623189AC" w14:textId="77777777" w:rsidR="000A38EE" w:rsidRDefault="000A38EE" w:rsidP="000A38EE">
      <w:r>
        <w:t>#     txt_filename=img_path+'.txt'</w:t>
      </w:r>
    </w:p>
    <w:p w14:paraId="217B6553" w14:textId="77777777" w:rsidR="000A38EE" w:rsidRDefault="000A38EE" w:rsidP="000A38EE">
      <w:r>
        <w:t xml:space="preserve">    txt_filename = img_path[:-3]+'txt'</w:t>
      </w:r>
    </w:p>
    <w:p w14:paraId="15EAF2D4" w14:textId="77777777" w:rsidR="000A38EE" w:rsidRDefault="000A38EE" w:rsidP="000A38EE">
      <w:r>
        <w:t xml:space="preserve">    </w:t>
      </w:r>
    </w:p>
    <w:p w14:paraId="7172620A" w14:textId="77777777" w:rsidR="000A38EE" w:rsidRDefault="000A38EE" w:rsidP="000A38EE">
      <w:r>
        <w:lastRenderedPageBreak/>
        <w:t xml:space="preserve">    f=open(txt_filename, "w+")</w:t>
      </w:r>
    </w:p>
    <w:p w14:paraId="4C280E39" w14:textId="77777777" w:rsidR="000A38EE" w:rsidRDefault="000A38EE" w:rsidP="000A38EE">
      <w:r>
        <w:t xml:space="preserve">    f.write(row)</w:t>
      </w:r>
    </w:p>
    <w:p w14:paraId="37B66C76" w14:textId="77777777" w:rsidR="000A38EE" w:rsidRDefault="000A38EE" w:rsidP="000A38EE">
      <w:r>
        <w:t xml:space="preserve">    f.close()</w:t>
      </w:r>
    </w:p>
    <w:p w14:paraId="27C6CFFC" w14:textId="7B525D59" w:rsidR="000A38EE" w:rsidRDefault="000A38EE" w:rsidP="000A38EE">
      <w:r>
        <w:t xml:space="preserve">   </w:t>
      </w:r>
    </w:p>
    <w:p w14:paraId="405D822F" w14:textId="77777777" w:rsidR="000A38EE" w:rsidRDefault="000A38EE" w:rsidP="000A38EE">
      <w:r>
        <w:t>f = open('train.txt', "a+")</w:t>
      </w:r>
    </w:p>
    <w:p w14:paraId="5E5808A9" w14:textId="77777777" w:rsidR="000A38EE" w:rsidRDefault="000A38EE" w:rsidP="000A38EE">
      <w:r>
        <w:t>for i in range(nums):</w:t>
      </w:r>
    </w:p>
    <w:p w14:paraId="72512617" w14:textId="77777777" w:rsidR="000A38EE" w:rsidRDefault="000A38EE" w:rsidP="000A38EE">
      <w:r>
        <w:t xml:space="preserve">    row = filenames[i]</w:t>
      </w:r>
    </w:p>
    <w:p w14:paraId="2E2F335F" w14:textId="77777777" w:rsidR="000A38EE" w:rsidRDefault="000A38EE" w:rsidP="000A38EE">
      <w:r>
        <w:t xml:space="preserve">    f.write('data/compcars/'+row+'\n')</w:t>
      </w:r>
    </w:p>
    <w:p w14:paraId="21D41A4B" w14:textId="20E2E344" w:rsidR="000A38EE" w:rsidRDefault="000A38EE" w:rsidP="000A38EE">
      <w:r>
        <w:t>f.close()</w:t>
      </w:r>
    </w:p>
    <w:p w14:paraId="3B357C99" w14:textId="0DF9CBB5" w:rsidR="000A38EE" w:rsidRDefault="000A38EE" w:rsidP="000A38EE"/>
    <w:p w14:paraId="66C31DE2" w14:textId="77777777" w:rsidR="000A38EE" w:rsidRDefault="000A38EE" w:rsidP="000A38EE">
      <w:r>
        <w:t>meta_label_path = '../compcars/devkit/cars_meta.mat'</w:t>
      </w:r>
    </w:p>
    <w:p w14:paraId="665E462F" w14:textId="77777777" w:rsidR="000A38EE" w:rsidRDefault="000A38EE" w:rsidP="000A38EE"/>
    <w:p w14:paraId="4308953A" w14:textId="1BD76B72" w:rsidR="000A38EE" w:rsidRDefault="000A38EE" w:rsidP="000A38EE">
      <w:r>
        <w:t>train_meta = io.loadmat(meta_label_path)</w:t>
      </w:r>
    </w:p>
    <w:p w14:paraId="3241B681" w14:textId="6D7F28DD" w:rsidR="000A38EE" w:rsidRDefault="000A38EE" w:rsidP="000A38EE">
      <w:r w:rsidRPr="000A38EE">
        <w:t>class_dict=train_meta ['class_names'][0]</w:t>
      </w:r>
    </w:p>
    <w:p w14:paraId="424FA9B6" w14:textId="052E75AD" w:rsidR="000A38EE" w:rsidRDefault="000A38EE" w:rsidP="000A38EE"/>
    <w:p w14:paraId="6265170E" w14:textId="0997DC93" w:rsidR="000A38EE" w:rsidRDefault="00C13519" w:rsidP="000A38EE">
      <w:pPr>
        <w:ind w:firstLine="422"/>
        <w:rPr>
          <w:b/>
          <w:bCs/>
        </w:rPr>
      </w:pPr>
      <w:r w:rsidRPr="00C13519">
        <w:rPr>
          <w:rFonts w:hint="eastAsia"/>
          <w:b/>
          <w:bCs/>
        </w:rPr>
        <w:t>#</w:t>
      </w:r>
      <w:r w:rsidRPr="00C13519">
        <w:rPr>
          <w:b/>
          <w:bCs/>
        </w:rPr>
        <w:t xml:space="preserve"> </w:t>
      </w:r>
      <w:r w:rsidRPr="00C13519">
        <w:rPr>
          <w:rFonts w:hint="eastAsia"/>
          <w:b/>
          <w:bCs/>
        </w:rPr>
        <w:t>训练模块</w:t>
      </w:r>
    </w:p>
    <w:p w14:paraId="36BD751D" w14:textId="77777777" w:rsidR="003F251A" w:rsidRPr="003F251A" w:rsidRDefault="003F251A" w:rsidP="003F251A"/>
    <w:p w14:paraId="1D42AFDB" w14:textId="77777777" w:rsidR="003F251A" w:rsidRPr="003F251A" w:rsidRDefault="003F251A" w:rsidP="003F251A">
      <w:r w:rsidRPr="003F251A">
        <w:t># def read_yolocfg(cfg_path, classes):</w:t>
      </w:r>
    </w:p>
    <w:p w14:paraId="226121A1" w14:textId="77777777" w:rsidR="003F251A" w:rsidRPr="003F251A" w:rsidRDefault="003F251A" w:rsidP="003F251A">
      <w:pPr>
        <w:rPr>
          <w:rFonts w:hint="eastAsia"/>
        </w:rPr>
      </w:pPr>
      <w:r w:rsidRPr="003F251A">
        <w:rPr>
          <w:rFonts w:hint="eastAsia"/>
        </w:rPr>
        <w:t xml:space="preserve">   # </w:t>
      </w:r>
      <w:r w:rsidRPr="003F251A">
        <w:rPr>
          <w:rFonts w:hint="eastAsia"/>
        </w:rPr>
        <w:t>暂时先用手动配置的方式</w:t>
      </w:r>
    </w:p>
    <w:p w14:paraId="0353D264" w14:textId="77777777" w:rsidR="003F251A" w:rsidRPr="003F251A" w:rsidRDefault="003F251A" w:rsidP="003F251A">
      <w:pPr>
        <w:rPr>
          <w:rFonts w:hint="eastAsia"/>
        </w:rPr>
      </w:pPr>
      <w:r w:rsidRPr="003F251A">
        <w:rPr>
          <w:rFonts w:hint="eastAsia"/>
        </w:rPr>
        <w:t xml:space="preserve"># Ctrl+F </w:t>
      </w:r>
      <w:r w:rsidRPr="003F251A">
        <w:rPr>
          <w:rFonts w:hint="eastAsia"/>
        </w:rPr>
        <w:t>搜索</w:t>
      </w:r>
      <w:r w:rsidRPr="003F251A">
        <w:rPr>
          <w:rFonts w:hint="eastAsia"/>
        </w:rPr>
        <w:t>yolo</w:t>
      </w:r>
      <w:r w:rsidRPr="003F251A">
        <w:rPr>
          <w:rFonts w:hint="eastAsia"/>
        </w:rPr>
        <w:t>，总共可以搜索到</w:t>
      </w:r>
      <w:r w:rsidRPr="003F251A">
        <w:rPr>
          <w:rFonts w:hint="eastAsia"/>
        </w:rPr>
        <w:t>3</w:t>
      </w:r>
      <w:r w:rsidRPr="003F251A">
        <w:rPr>
          <w:rFonts w:hint="eastAsia"/>
        </w:rPr>
        <w:t>个</w:t>
      </w:r>
    </w:p>
    <w:p w14:paraId="41BB02F2" w14:textId="77777777" w:rsidR="003F251A" w:rsidRPr="003F251A" w:rsidRDefault="003F251A" w:rsidP="003F251A">
      <w:pPr>
        <w:rPr>
          <w:rFonts w:hint="eastAsia"/>
        </w:rPr>
      </w:pPr>
      <w:r w:rsidRPr="003F251A">
        <w:rPr>
          <w:rFonts w:hint="eastAsia"/>
        </w:rPr>
        <w:t xml:space="preserve"># </w:t>
      </w:r>
      <w:r w:rsidRPr="003F251A">
        <w:rPr>
          <w:rFonts w:hint="eastAsia"/>
        </w:rPr>
        <w:t>在每个搜索结果修改</w:t>
      </w:r>
      <w:r w:rsidRPr="003F251A">
        <w:rPr>
          <w:rFonts w:hint="eastAsia"/>
        </w:rPr>
        <w:t>classes</w:t>
      </w:r>
      <w:r w:rsidRPr="003F251A">
        <w:rPr>
          <w:rFonts w:hint="eastAsia"/>
        </w:rPr>
        <w:t>为当前使用数据集中分类数</w:t>
      </w:r>
    </w:p>
    <w:p w14:paraId="3E6CD5BC" w14:textId="77777777" w:rsidR="003F251A" w:rsidRPr="003F251A" w:rsidRDefault="003F251A" w:rsidP="003F251A">
      <w:pPr>
        <w:rPr>
          <w:rFonts w:hint="eastAsia"/>
        </w:rPr>
      </w:pPr>
      <w:r w:rsidRPr="003F251A">
        <w:rPr>
          <w:rFonts w:hint="eastAsia"/>
        </w:rPr>
        <w:t xml:space="preserve"># </w:t>
      </w:r>
      <w:r w:rsidRPr="003F251A">
        <w:rPr>
          <w:rFonts w:hint="eastAsia"/>
        </w:rPr>
        <w:t>在每个搜索结果的上一个卷积层，修改</w:t>
      </w:r>
      <w:r w:rsidRPr="003F251A">
        <w:rPr>
          <w:rFonts w:hint="eastAsia"/>
        </w:rPr>
        <w:t>filiter</w:t>
      </w:r>
      <w:r w:rsidRPr="003F251A">
        <w:rPr>
          <w:rFonts w:hint="eastAsia"/>
        </w:rPr>
        <w:t>为（</w:t>
      </w:r>
      <w:r w:rsidRPr="003F251A">
        <w:rPr>
          <w:rFonts w:hint="eastAsia"/>
        </w:rPr>
        <w:t>classes+5</w:t>
      </w:r>
      <w:r w:rsidRPr="003F251A">
        <w:rPr>
          <w:rFonts w:hint="eastAsia"/>
        </w:rPr>
        <w:t>）</w:t>
      </w:r>
      <w:r w:rsidRPr="003F251A">
        <w:rPr>
          <w:rFonts w:hint="eastAsia"/>
        </w:rPr>
        <w:t>*3</w:t>
      </w:r>
    </w:p>
    <w:p w14:paraId="21F5AFCC" w14:textId="5497BDA8" w:rsidR="003F251A" w:rsidRDefault="003F251A" w:rsidP="003F251A">
      <w:r w:rsidRPr="003F251A">
        <w:rPr>
          <w:rFonts w:hint="eastAsia"/>
        </w:rPr>
        <w:t xml:space="preserve"># </w:t>
      </w:r>
      <w:r w:rsidRPr="003F251A">
        <w:rPr>
          <w:rFonts w:hint="eastAsia"/>
        </w:rPr>
        <w:t>保存</w:t>
      </w:r>
    </w:p>
    <w:p w14:paraId="220E7261" w14:textId="77777777" w:rsidR="003F251A" w:rsidRDefault="003F251A" w:rsidP="003F251A">
      <w:r>
        <w:t># def change_mode(mode,batch=32,subdivisions=16):</w:t>
      </w:r>
    </w:p>
    <w:p w14:paraId="1F46BCD2" w14:textId="77777777" w:rsidR="003F251A" w:rsidRDefault="003F251A" w:rsidP="003F251A">
      <w:pPr>
        <w:rPr>
          <w:rFonts w:hint="eastAsia"/>
        </w:rPr>
      </w:pPr>
      <w:r>
        <w:rPr>
          <w:rFonts w:hint="eastAsia"/>
        </w:rPr>
        <w:t xml:space="preserve">   # </w:t>
      </w:r>
      <w:r>
        <w:rPr>
          <w:rFonts w:hint="eastAsia"/>
        </w:rPr>
        <w:t>训练时</w:t>
      </w:r>
      <w:r>
        <w:rPr>
          <w:rFonts w:hint="eastAsia"/>
        </w:rPr>
        <w:t xml:space="preserve"> batch=32,subdivisions=16</w:t>
      </w:r>
      <w:r>
        <w:rPr>
          <w:rFonts w:hint="eastAsia"/>
        </w:rPr>
        <w:t>，内存较大时，</w:t>
      </w:r>
      <w:r>
        <w:rPr>
          <w:rFonts w:hint="eastAsia"/>
        </w:rPr>
        <w:t>batch</w:t>
      </w:r>
      <w:r>
        <w:rPr>
          <w:rFonts w:hint="eastAsia"/>
        </w:rPr>
        <w:t>可设置为</w:t>
      </w:r>
      <w:r>
        <w:rPr>
          <w:rFonts w:hint="eastAsia"/>
        </w:rPr>
        <w:t>64.</w:t>
      </w:r>
    </w:p>
    <w:p w14:paraId="5C53C167" w14:textId="160F934E" w:rsidR="003F251A" w:rsidRDefault="003F251A" w:rsidP="003F251A">
      <w:r>
        <w:rPr>
          <w:rFonts w:hint="eastAsia"/>
        </w:rPr>
        <w:t xml:space="preserve">    # </w:t>
      </w:r>
      <w:r>
        <w:rPr>
          <w:rFonts w:hint="eastAsia"/>
        </w:rPr>
        <w:t>测试时，</w:t>
      </w:r>
      <w:r>
        <w:rPr>
          <w:rFonts w:hint="eastAsia"/>
        </w:rPr>
        <w:t>batch=1</w:t>
      </w:r>
      <w:r>
        <w:rPr>
          <w:rFonts w:hint="eastAsia"/>
        </w:rPr>
        <w:t>，</w:t>
      </w:r>
      <w:r>
        <w:rPr>
          <w:rFonts w:hint="eastAsia"/>
        </w:rPr>
        <w:t>subdivisions=1</w:t>
      </w:r>
    </w:p>
    <w:p w14:paraId="6E92E0FD" w14:textId="13CE38F5" w:rsidR="003F251A" w:rsidRDefault="003F251A" w:rsidP="003F251A"/>
    <w:p w14:paraId="5E440953" w14:textId="77777777" w:rsidR="003F251A" w:rsidRDefault="003F251A" w:rsidP="003F251A">
      <w:r>
        <w:t>def create_datafile(path, classes, names, train='data/train.txt', valid='data/valid.txt', backup='backup/'):</w:t>
      </w:r>
    </w:p>
    <w:p w14:paraId="7326A4DE" w14:textId="77777777" w:rsidR="003F251A" w:rsidRDefault="003F251A" w:rsidP="003F251A">
      <w:r>
        <w:t xml:space="preserve">    </w:t>
      </w:r>
    </w:p>
    <w:p w14:paraId="2C8FD22F" w14:textId="77777777" w:rsidR="003F251A" w:rsidRDefault="003F251A" w:rsidP="003F251A">
      <w:r>
        <w:t xml:space="preserve">    f = open(path, "w+")</w:t>
      </w:r>
    </w:p>
    <w:p w14:paraId="247F2087" w14:textId="77777777" w:rsidR="003F251A" w:rsidRDefault="003F251A" w:rsidP="003F251A">
      <w:r>
        <w:t xml:space="preserve">    f.write('classes= '+classes+'\n')</w:t>
      </w:r>
    </w:p>
    <w:p w14:paraId="3C0FB183" w14:textId="77777777" w:rsidR="003F251A" w:rsidRDefault="003F251A" w:rsidP="003F251A">
      <w:r>
        <w:t xml:space="preserve">    f.write('train= '+train+'\n')</w:t>
      </w:r>
    </w:p>
    <w:p w14:paraId="4119B998" w14:textId="77777777" w:rsidR="003F251A" w:rsidRDefault="003F251A" w:rsidP="003F251A">
      <w:r>
        <w:t xml:space="preserve">    f.write('valid= '+valid+'\n')</w:t>
      </w:r>
    </w:p>
    <w:p w14:paraId="12F1CF3E" w14:textId="77777777" w:rsidR="003F251A" w:rsidRDefault="003F251A" w:rsidP="003F251A">
      <w:r>
        <w:t xml:space="preserve">    f.write('names= '+names+'\n')</w:t>
      </w:r>
    </w:p>
    <w:p w14:paraId="61A83AE3" w14:textId="77777777" w:rsidR="003F251A" w:rsidRDefault="003F251A" w:rsidP="003F251A">
      <w:r>
        <w:t xml:space="preserve">    f.write('backup= '+backup)</w:t>
      </w:r>
    </w:p>
    <w:p w14:paraId="0DE80D9B" w14:textId="77777777" w:rsidR="003F251A" w:rsidRDefault="003F251A" w:rsidP="003F251A">
      <w:r>
        <w:t xml:space="preserve">    f.close()</w:t>
      </w:r>
    </w:p>
    <w:p w14:paraId="696BC9F8" w14:textId="3B178B5E" w:rsidR="003F251A" w:rsidRDefault="003F251A" w:rsidP="003F251A">
      <w:r>
        <w:lastRenderedPageBreak/>
        <w:t xml:space="preserve">    return</w:t>
      </w:r>
    </w:p>
    <w:p w14:paraId="114A5C69" w14:textId="6CC7D1A7" w:rsidR="003F251A" w:rsidRDefault="003F251A" w:rsidP="003F251A"/>
    <w:p w14:paraId="62E898D9" w14:textId="77777777" w:rsidR="003F251A" w:rsidRDefault="003F251A" w:rsidP="003F251A">
      <w:pPr>
        <w:rPr>
          <w:rFonts w:hint="eastAsia"/>
        </w:rPr>
      </w:pPr>
      <w:r>
        <w:rPr>
          <w:rFonts w:hint="eastAsia"/>
        </w:rPr>
        <w:t xml:space="preserve"># </w:t>
      </w:r>
      <w:r>
        <w:rPr>
          <w:rFonts w:hint="eastAsia"/>
        </w:rPr>
        <w:t>手动修改</w:t>
      </w:r>
      <w:r>
        <w:rPr>
          <w:rFonts w:hint="eastAsia"/>
        </w:rPr>
        <w:t>darknet-master\build\darknet\x64\data\voc\voc_label.py</w:t>
      </w:r>
    </w:p>
    <w:p w14:paraId="48C2E5A2" w14:textId="02DCBA0D" w:rsidR="003F251A" w:rsidRDefault="003F251A" w:rsidP="003F251A">
      <w:r>
        <w:rPr>
          <w:rFonts w:hint="eastAsia"/>
        </w:rPr>
        <w:t xml:space="preserve"># </w:t>
      </w:r>
      <w:r>
        <w:rPr>
          <w:rFonts w:hint="eastAsia"/>
        </w:rPr>
        <w:t>将第</w:t>
      </w:r>
      <w:r>
        <w:rPr>
          <w:rFonts w:hint="eastAsia"/>
        </w:rPr>
        <w:t>10</w:t>
      </w:r>
      <w:r>
        <w:rPr>
          <w:rFonts w:hint="eastAsia"/>
        </w:rPr>
        <w:t>行</w:t>
      </w:r>
      <w:r>
        <w:rPr>
          <w:rFonts w:hint="eastAsia"/>
        </w:rPr>
        <w:t>classes</w:t>
      </w:r>
      <w:r>
        <w:rPr>
          <w:rFonts w:hint="eastAsia"/>
        </w:rPr>
        <w:t>改为</w:t>
      </w:r>
      <w:r>
        <w:rPr>
          <w:rFonts w:hint="eastAsia"/>
        </w:rPr>
        <w:t>names</w:t>
      </w:r>
      <w:r>
        <w:rPr>
          <w:rFonts w:hint="eastAsia"/>
        </w:rPr>
        <w:t>文件中的分类名</w:t>
      </w:r>
    </w:p>
    <w:p w14:paraId="68DA34AD" w14:textId="1623B448" w:rsidR="003F251A" w:rsidRDefault="003F251A" w:rsidP="003F251A"/>
    <w:p w14:paraId="6760D431" w14:textId="77777777" w:rsidR="003F251A" w:rsidRDefault="003F251A" w:rsidP="003F251A">
      <w:pPr>
        <w:rPr>
          <w:rFonts w:hint="eastAsia"/>
        </w:rPr>
      </w:pPr>
      <w:r>
        <w:rPr>
          <w:rFonts w:hint="eastAsia"/>
        </w:rPr>
        <w:t xml:space="preserve"># </w:t>
      </w:r>
      <w:r>
        <w:rPr>
          <w:rFonts w:hint="eastAsia"/>
        </w:rPr>
        <w:t>检查</w:t>
      </w:r>
      <w:r>
        <w:rPr>
          <w:rFonts w:hint="eastAsia"/>
        </w:rPr>
        <w:t>cfg</w:t>
      </w:r>
      <w:r>
        <w:rPr>
          <w:rFonts w:hint="eastAsia"/>
        </w:rPr>
        <w:t>文件</w:t>
      </w:r>
      <w:r>
        <w:rPr>
          <w:rFonts w:hint="eastAsia"/>
        </w:rPr>
        <w:t>batch</w:t>
      </w:r>
      <w:r>
        <w:rPr>
          <w:rFonts w:hint="eastAsia"/>
        </w:rPr>
        <w:t>是否为</w:t>
      </w:r>
      <w:r>
        <w:rPr>
          <w:rFonts w:hint="eastAsia"/>
        </w:rPr>
        <w:t>32</w:t>
      </w:r>
      <w:r>
        <w:rPr>
          <w:rFonts w:hint="eastAsia"/>
        </w:rPr>
        <w:t>或者</w:t>
      </w:r>
      <w:r>
        <w:rPr>
          <w:rFonts w:hint="eastAsia"/>
        </w:rPr>
        <w:t>64</w:t>
      </w:r>
      <w:r>
        <w:rPr>
          <w:rFonts w:hint="eastAsia"/>
        </w:rPr>
        <w:t>，如果是在测试模式，请手动修改为训练模式</w:t>
      </w:r>
    </w:p>
    <w:p w14:paraId="72C7FA0E" w14:textId="47D52B26" w:rsidR="003F251A" w:rsidRDefault="003F251A" w:rsidP="003F251A">
      <w:r>
        <w:t>#</w:t>
      </w:r>
    </w:p>
    <w:p w14:paraId="0D46EBB7" w14:textId="77777777" w:rsidR="003F251A" w:rsidRDefault="003F251A" w:rsidP="003F251A">
      <w:r>
        <w:t>def start_training(path, classes, names, weights,data,cfg, train='data/train.txt', valid='data/valid.txt', backup='backup/', nocfg=False):</w:t>
      </w:r>
    </w:p>
    <w:p w14:paraId="74CD901D" w14:textId="77777777" w:rsidR="003F251A" w:rsidRDefault="003F251A" w:rsidP="003F251A">
      <w:r>
        <w:t xml:space="preserve">    if nocfg:</w:t>
      </w:r>
    </w:p>
    <w:p w14:paraId="0D1E9110" w14:textId="77777777" w:rsidR="003F251A" w:rsidRDefault="003F251A" w:rsidP="003F251A">
      <w:r>
        <w:t xml:space="preserve">        create_datafile(path, classes, names, train, valid)</w:t>
      </w:r>
    </w:p>
    <w:p w14:paraId="68AFD546" w14:textId="77777777" w:rsidR="003F251A" w:rsidRDefault="003F251A" w:rsidP="003F251A">
      <w:r>
        <w:t xml:space="preserve">    </w:t>
      </w:r>
    </w:p>
    <w:p w14:paraId="3C95BCB1" w14:textId="77777777" w:rsidR="003F251A" w:rsidRDefault="003F251A" w:rsidP="003F251A">
      <w:r>
        <w:t xml:space="preserve">    </w:t>
      </w:r>
    </w:p>
    <w:p w14:paraId="5774991B" w14:textId="77777777" w:rsidR="003F251A" w:rsidRDefault="003F251A" w:rsidP="003F251A">
      <w:r>
        <w:t xml:space="preserve">    </w:t>
      </w:r>
    </w:p>
    <w:p w14:paraId="2F22939A" w14:textId="77777777" w:rsidR="003F251A" w:rsidRDefault="003F251A" w:rsidP="003F251A">
      <w:r>
        <w:t>#     command = 'cd D:/Projects/YOLO-darknet/darknet-master/build/darknet/x64/ &amp;\</w:t>
      </w:r>
    </w:p>
    <w:p w14:paraId="5C8538E9" w14:textId="77777777" w:rsidR="003F251A" w:rsidRDefault="003F251A" w:rsidP="003F251A">
      <w:r>
        <w:t>#     darknet.exe detector train data/compcars.data yolov3-compcars.cfg backup/yolov3-compcars_last.weights'</w:t>
      </w:r>
    </w:p>
    <w:p w14:paraId="7DE524CC" w14:textId="77777777" w:rsidR="003F251A" w:rsidRDefault="003F251A" w:rsidP="003F251A"/>
    <w:p w14:paraId="5AC1A45D" w14:textId="77777777" w:rsidR="003F251A" w:rsidRDefault="003F251A" w:rsidP="003F251A">
      <w:r>
        <w:t xml:space="preserve">    command = 'cd D:/Projects/YOLO-darknet/darknet-master/build/darknet/x64/ &amp;\</w:t>
      </w:r>
    </w:p>
    <w:p w14:paraId="51CB602C" w14:textId="77777777" w:rsidR="003F251A" w:rsidRDefault="003F251A" w:rsidP="003F251A">
      <w:r>
        <w:t xml:space="preserve">    darknet.exe detector train '+data+' '+cfg+' '+weights</w:t>
      </w:r>
    </w:p>
    <w:p w14:paraId="02355067" w14:textId="77777777" w:rsidR="003F251A" w:rsidRDefault="003F251A" w:rsidP="003F251A">
      <w:r>
        <w:t>#     print(command)</w:t>
      </w:r>
    </w:p>
    <w:p w14:paraId="525A3FC8" w14:textId="77777777" w:rsidR="003F251A" w:rsidRDefault="003F251A" w:rsidP="003F251A">
      <w:r>
        <w:t xml:space="preserve">    with os.popen(command, "r")as f:</w:t>
      </w:r>
    </w:p>
    <w:p w14:paraId="6B4DB69F" w14:textId="77777777" w:rsidR="003F251A" w:rsidRDefault="003F251A" w:rsidP="003F251A"/>
    <w:p w14:paraId="1F63CFE0" w14:textId="77777777" w:rsidR="003F251A" w:rsidRDefault="003F251A" w:rsidP="003F251A">
      <w:r>
        <w:t xml:space="preserve">        text = f.read()</w:t>
      </w:r>
    </w:p>
    <w:p w14:paraId="532A7D3F" w14:textId="77777777" w:rsidR="003F251A" w:rsidRDefault="003F251A" w:rsidP="003F251A"/>
    <w:p w14:paraId="2013AE8F" w14:textId="77777777" w:rsidR="003F251A" w:rsidRDefault="003F251A" w:rsidP="003F251A">
      <w:pPr>
        <w:rPr>
          <w:rFonts w:hint="eastAsia"/>
        </w:rPr>
      </w:pPr>
      <w:r>
        <w:rPr>
          <w:rFonts w:hint="eastAsia"/>
        </w:rPr>
        <w:t xml:space="preserve">        print(text)  # cmd</w:t>
      </w:r>
      <w:r>
        <w:rPr>
          <w:rFonts w:hint="eastAsia"/>
        </w:rPr>
        <w:t>输出结果</w:t>
      </w:r>
    </w:p>
    <w:p w14:paraId="57E532A9" w14:textId="11C87176" w:rsidR="003F251A" w:rsidRDefault="003F251A" w:rsidP="003F251A">
      <w:r>
        <w:t xml:space="preserve">    return</w:t>
      </w:r>
    </w:p>
    <w:p w14:paraId="51B5703E" w14:textId="389FD317" w:rsidR="003F251A" w:rsidRDefault="003F251A" w:rsidP="003F251A"/>
    <w:p w14:paraId="556148B0" w14:textId="77777777" w:rsidR="003F251A" w:rsidRDefault="003F251A" w:rsidP="003F251A">
      <w:pPr>
        <w:rPr>
          <w:rFonts w:hint="eastAsia"/>
        </w:rPr>
      </w:pPr>
      <w:r>
        <w:rPr>
          <w:rFonts w:hint="eastAsia"/>
        </w:rPr>
        <w:t># nocfg=true</w:t>
      </w:r>
      <w:r>
        <w:rPr>
          <w:rFonts w:hint="eastAsia"/>
        </w:rPr>
        <w:t>的话，系统会生成</w:t>
      </w:r>
      <w:r>
        <w:rPr>
          <w:rFonts w:hint="eastAsia"/>
        </w:rPr>
        <w:t>data</w:t>
      </w:r>
      <w:r>
        <w:rPr>
          <w:rFonts w:hint="eastAsia"/>
        </w:rPr>
        <w:t>文件</w:t>
      </w:r>
    </w:p>
    <w:p w14:paraId="102E75B6" w14:textId="77777777" w:rsidR="003F251A" w:rsidRDefault="003F251A" w:rsidP="003F251A">
      <w:pPr>
        <w:rPr>
          <w:rFonts w:hint="eastAsia"/>
        </w:rPr>
      </w:pPr>
      <w:r>
        <w:rPr>
          <w:rFonts w:hint="eastAsia"/>
        </w:rPr>
        <w:t xml:space="preserve"># </w:t>
      </w:r>
      <w:r>
        <w:rPr>
          <w:rFonts w:hint="eastAsia"/>
        </w:rPr>
        <w:t>如果</w:t>
      </w:r>
      <w:r>
        <w:rPr>
          <w:rFonts w:hint="eastAsia"/>
        </w:rPr>
        <w:t>data</w:t>
      </w:r>
      <w:r>
        <w:rPr>
          <w:rFonts w:hint="eastAsia"/>
        </w:rPr>
        <w:t>文件已存在，请设置</w:t>
      </w:r>
      <w:r>
        <w:rPr>
          <w:rFonts w:hint="eastAsia"/>
        </w:rPr>
        <w:t>nocfg=False</w:t>
      </w:r>
    </w:p>
    <w:p w14:paraId="61668A07" w14:textId="77777777" w:rsidR="003F251A" w:rsidRDefault="003F251A" w:rsidP="003F251A">
      <w:r>
        <w:t>weights = 'backup/yolov3-compcars_last.weights'</w:t>
      </w:r>
    </w:p>
    <w:p w14:paraId="35CA1040" w14:textId="77777777" w:rsidR="003F251A" w:rsidRDefault="003F251A" w:rsidP="003F251A">
      <w:r>
        <w:t>data = 'data/compcars.data'</w:t>
      </w:r>
    </w:p>
    <w:p w14:paraId="23DE3BB2" w14:textId="77777777" w:rsidR="003F251A" w:rsidRDefault="003F251A" w:rsidP="003F251A">
      <w:r>
        <w:t>cfg = 'yolov3-compcars.cfg'</w:t>
      </w:r>
    </w:p>
    <w:p w14:paraId="1FA4EA57" w14:textId="77777777" w:rsidR="003F251A" w:rsidRDefault="003F251A" w:rsidP="003F251A">
      <w:r>
        <w:t>start_training(path, classes, names, weights, data,</w:t>
      </w:r>
    </w:p>
    <w:p w14:paraId="6671E7A7" w14:textId="0C3B1D31" w:rsidR="003F251A" w:rsidRDefault="003F251A" w:rsidP="003F251A">
      <w:r>
        <w:t xml:space="preserve">               cfg, train, valid, nocfg=False)</w:t>
      </w:r>
    </w:p>
    <w:p w14:paraId="52DB9B65" w14:textId="77777777" w:rsidR="00EF7397" w:rsidRDefault="00EF7397" w:rsidP="003F251A"/>
    <w:p w14:paraId="7DEED665" w14:textId="6CDC1B46" w:rsidR="00EF7397" w:rsidRDefault="00EF7397" w:rsidP="003F251A">
      <w:pPr>
        <w:ind w:firstLine="422"/>
        <w:rPr>
          <w:b/>
          <w:bCs/>
        </w:rPr>
      </w:pPr>
      <w:r w:rsidRPr="00EF7397">
        <w:rPr>
          <w:rFonts w:hint="eastAsia"/>
          <w:b/>
          <w:bCs/>
        </w:rPr>
        <w:lastRenderedPageBreak/>
        <w:t>#</w:t>
      </w:r>
      <w:r w:rsidRPr="00EF7397">
        <w:rPr>
          <w:b/>
          <w:bCs/>
        </w:rPr>
        <w:t xml:space="preserve"> </w:t>
      </w:r>
      <w:r w:rsidRPr="00EF7397">
        <w:rPr>
          <w:rFonts w:hint="eastAsia"/>
          <w:b/>
          <w:bCs/>
        </w:rPr>
        <w:t>测试模块</w:t>
      </w:r>
    </w:p>
    <w:p w14:paraId="4CA9A548" w14:textId="77777777" w:rsidR="008D5D11" w:rsidRPr="008D5D11" w:rsidRDefault="008D5D11" w:rsidP="008D5D11">
      <w:r w:rsidRPr="008D5D11">
        <w:t>def predict(data, cfg, weights, filepath, mode='test'):</w:t>
      </w:r>
    </w:p>
    <w:p w14:paraId="2336A7CE" w14:textId="77777777" w:rsidR="008D5D11" w:rsidRPr="008D5D11" w:rsidRDefault="008D5D11" w:rsidP="008D5D11">
      <w:r w:rsidRPr="008D5D11">
        <w:t xml:space="preserve">    command = 'cd D:/Projects/YOLO-darknet/darknet-master/build/darknet/x64/ &amp;\</w:t>
      </w:r>
    </w:p>
    <w:p w14:paraId="02D04BDA" w14:textId="77777777" w:rsidR="008D5D11" w:rsidRPr="008D5D11" w:rsidRDefault="008D5D11" w:rsidP="008D5D11">
      <w:r w:rsidRPr="008D5D11">
        <w:t xml:space="preserve">    darknet.exe detector '+mode+' '+data+' '+cfg+' '+weights + ' '+filepath</w:t>
      </w:r>
    </w:p>
    <w:p w14:paraId="0BFA9EA6" w14:textId="77777777" w:rsidR="008D5D11" w:rsidRPr="008D5D11" w:rsidRDefault="008D5D11" w:rsidP="008D5D11">
      <w:pPr>
        <w:rPr>
          <w:rFonts w:hint="eastAsia"/>
        </w:rPr>
      </w:pPr>
      <w:r w:rsidRPr="008D5D11">
        <w:rPr>
          <w:rFonts w:hint="eastAsia"/>
        </w:rPr>
        <w:t xml:space="preserve">    print('</w:t>
      </w:r>
      <w:r w:rsidRPr="008D5D11">
        <w:rPr>
          <w:rFonts w:hint="eastAsia"/>
        </w:rPr>
        <w:t>执行命令</w:t>
      </w:r>
      <w:r w:rsidRPr="008D5D11">
        <w:rPr>
          <w:rFonts w:hint="eastAsia"/>
        </w:rPr>
        <w:t>:\n', command)</w:t>
      </w:r>
    </w:p>
    <w:p w14:paraId="28A4FF7B" w14:textId="77777777" w:rsidR="008D5D11" w:rsidRPr="008D5D11" w:rsidRDefault="008D5D11" w:rsidP="008D5D11">
      <w:r w:rsidRPr="008D5D11">
        <w:t xml:space="preserve">    with os.popen(command, "r")as f:</w:t>
      </w:r>
    </w:p>
    <w:p w14:paraId="5CE9CC7E" w14:textId="77777777" w:rsidR="008D5D11" w:rsidRPr="008D5D11" w:rsidRDefault="008D5D11" w:rsidP="008D5D11">
      <w:r w:rsidRPr="008D5D11">
        <w:t xml:space="preserve">        text = f.read()</w:t>
      </w:r>
    </w:p>
    <w:p w14:paraId="1056DEEC" w14:textId="77777777" w:rsidR="008D5D11" w:rsidRPr="008D5D11" w:rsidRDefault="008D5D11" w:rsidP="008D5D11">
      <w:pPr>
        <w:rPr>
          <w:rFonts w:hint="eastAsia"/>
        </w:rPr>
      </w:pPr>
      <w:r w:rsidRPr="008D5D11">
        <w:rPr>
          <w:rFonts w:hint="eastAsia"/>
        </w:rPr>
        <w:t xml:space="preserve">        print(text)  # cmd</w:t>
      </w:r>
      <w:r w:rsidRPr="008D5D11">
        <w:rPr>
          <w:rFonts w:hint="eastAsia"/>
        </w:rPr>
        <w:t>输出结果</w:t>
      </w:r>
    </w:p>
    <w:p w14:paraId="530F479C" w14:textId="3628846B" w:rsidR="00EF7397" w:rsidRDefault="008D5D11" w:rsidP="008D5D11">
      <w:r w:rsidRPr="008D5D11">
        <w:t xml:space="preserve">    return text</w:t>
      </w:r>
    </w:p>
    <w:p w14:paraId="687974E4" w14:textId="77777777" w:rsidR="008D5D11" w:rsidRDefault="008D5D11" w:rsidP="008D5D11">
      <w:r>
        <w:t>weights = 'backup/yolov3-compcars_last.weights'</w:t>
      </w:r>
    </w:p>
    <w:p w14:paraId="1686479E" w14:textId="77777777" w:rsidR="008D5D11" w:rsidRDefault="008D5D11" w:rsidP="008D5D11">
      <w:r>
        <w:t>data = 'data/compcars.data'</w:t>
      </w:r>
    </w:p>
    <w:p w14:paraId="4B6CDA75" w14:textId="275E8EFB" w:rsidR="008D5D11" w:rsidRDefault="008D5D11" w:rsidP="008D5D11">
      <w:r>
        <w:t>cfg = 'yolov3-compcars.cfg'</w:t>
      </w:r>
    </w:p>
    <w:p w14:paraId="71A002AE" w14:textId="0DB504F9" w:rsidR="008D5D11" w:rsidRDefault="008D5D11" w:rsidP="008D5D11">
      <w:r w:rsidRPr="008D5D11">
        <w:t>img_path='D:/Projects/YOLO-darknet/darknet-</w:t>
      </w:r>
      <w:r>
        <w:rPr>
          <w:rFonts w:hint="eastAsia"/>
        </w:rPr>
        <w:t>m</w:t>
      </w:r>
      <w:r w:rsidRPr="008D5D11">
        <w:t>aster/build/darknet/x64/data/compcars/cars_test/00001.jpg'</w:t>
      </w:r>
    </w:p>
    <w:p w14:paraId="440288F2" w14:textId="77777777" w:rsidR="008D5D11" w:rsidRDefault="008D5D11" w:rsidP="008D5D11">
      <w:pPr>
        <w:rPr>
          <w:rFonts w:hint="eastAsia"/>
        </w:rPr>
      </w:pPr>
      <w:r>
        <w:rPr>
          <w:rFonts w:hint="eastAsia"/>
        </w:rPr>
        <w:t xml:space="preserve"># </w:t>
      </w:r>
      <w:r>
        <w:rPr>
          <w:rFonts w:hint="eastAsia"/>
        </w:rPr>
        <w:t>展示原图</w:t>
      </w:r>
    </w:p>
    <w:p w14:paraId="304C7B90" w14:textId="77777777" w:rsidR="008D5D11" w:rsidRDefault="008D5D11" w:rsidP="008D5D11">
      <w:r>
        <w:t>from PIL import Image</w:t>
      </w:r>
    </w:p>
    <w:p w14:paraId="012D2061" w14:textId="77777777" w:rsidR="008D5D11" w:rsidRDefault="008D5D11" w:rsidP="008D5D11">
      <w:r>
        <w:t>import os</w:t>
      </w:r>
    </w:p>
    <w:p w14:paraId="3B3FCD48" w14:textId="77777777" w:rsidR="008D5D11" w:rsidRDefault="008D5D11" w:rsidP="008D5D11">
      <w:r>
        <w:t>img = Image.open(img_path)</w:t>
      </w:r>
    </w:p>
    <w:p w14:paraId="748C87E4" w14:textId="03CBC98D" w:rsidR="008D5D11" w:rsidRDefault="008D5D11" w:rsidP="008D5D11">
      <w:r>
        <w:t>img</w:t>
      </w:r>
    </w:p>
    <w:p w14:paraId="3BFFC59E" w14:textId="744A97F1" w:rsidR="008D5D11" w:rsidRDefault="008D5D11" w:rsidP="008D5D11">
      <w:r w:rsidRPr="008D5D11">
        <w:t>text = predict(data, cfg, weights, img_path, mode='test')</w:t>
      </w:r>
    </w:p>
    <w:p w14:paraId="6CB3E8CA" w14:textId="4CF6917B" w:rsidR="008D5D11" w:rsidRDefault="008D5D11" w:rsidP="008D5D11"/>
    <w:p w14:paraId="3AF19F60" w14:textId="77777777" w:rsidR="008D5D11" w:rsidRDefault="008D5D11" w:rsidP="008D5D11">
      <w:r>
        <w:t>vidio_path = 'D:/Projects/YOLO-darknet/darknet-master/build/darknet/x64/data/test.mp4'</w:t>
      </w:r>
    </w:p>
    <w:p w14:paraId="2A37FE84" w14:textId="4B1EF4DE" w:rsidR="008D5D11" w:rsidRDefault="008D5D11" w:rsidP="008D5D11">
      <w:r>
        <w:t>text = predict(data, cfg, weights, vidio_path, mode='demo')</w:t>
      </w:r>
    </w:p>
    <w:p w14:paraId="7DA4BA2B" w14:textId="3386F570" w:rsidR="008D5D11" w:rsidRDefault="008D5D11" w:rsidP="008D5D11"/>
    <w:p w14:paraId="5B82A03A" w14:textId="77777777" w:rsidR="008D5D11" w:rsidRPr="008D5D11" w:rsidRDefault="008D5D11" w:rsidP="008D5D11">
      <w:pPr>
        <w:rPr>
          <w:rFonts w:hint="eastAsia"/>
        </w:rPr>
      </w:pPr>
    </w:p>
    <w:sectPr w:rsidR="008D5D11" w:rsidRPr="008D5D11" w:rsidSect="005B67FF">
      <w:headerReference w:type="default" r:id="rId90"/>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0FA87" w14:textId="77777777" w:rsidR="00694AF5" w:rsidRDefault="00694AF5" w:rsidP="00AC4E5C">
      <w:r>
        <w:separator/>
      </w:r>
    </w:p>
  </w:endnote>
  <w:endnote w:type="continuationSeparator" w:id="0">
    <w:p w14:paraId="033FC464" w14:textId="77777777" w:rsidR="00694AF5" w:rsidRDefault="00694AF5" w:rsidP="00AC4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7080397"/>
      <w:docPartObj>
        <w:docPartGallery w:val="Page Numbers (Bottom of Page)"/>
        <w:docPartUnique/>
      </w:docPartObj>
    </w:sdtPr>
    <w:sdtEndPr>
      <w:rPr>
        <w:noProof/>
      </w:rPr>
    </w:sdtEndPr>
    <w:sdtContent>
      <w:p w14:paraId="32B4B68A" w14:textId="732CC454" w:rsidR="000A38EE" w:rsidRDefault="000A38EE">
        <w:pPr>
          <w:pStyle w:val="a6"/>
          <w:ind w:firstLine="360"/>
          <w:jc w:val="center"/>
        </w:pPr>
        <w:r>
          <w:fldChar w:fldCharType="begin"/>
        </w:r>
        <w:r>
          <w:instrText xml:space="preserve"> PAGE   \* MERGEFORMAT </w:instrText>
        </w:r>
        <w:r>
          <w:fldChar w:fldCharType="separate"/>
        </w:r>
        <w:r>
          <w:rPr>
            <w:noProof/>
          </w:rPr>
          <w:t>2</w:t>
        </w:r>
        <w:r>
          <w:rPr>
            <w:noProof/>
          </w:rPr>
          <w:fldChar w:fldCharType="end"/>
        </w:r>
      </w:p>
    </w:sdtContent>
  </w:sdt>
  <w:p w14:paraId="43B21507" w14:textId="09A12E4F" w:rsidR="000A38EE" w:rsidRPr="00306F9F" w:rsidRDefault="000A38EE" w:rsidP="00AC4E5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1"/>
      </w:rPr>
      <w:id w:val="-838460858"/>
      <w:docPartObj>
        <w:docPartGallery w:val="Page Numbers (Bottom of Page)"/>
        <w:docPartUnique/>
      </w:docPartObj>
    </w:sdtPr>
    <w:sdtContent>
      <w:p w14:paraId="44B48E73" w14:textId="1DA13460" w:rsidR="000A38EE" w:rsidRPr="005B67FF" w:rsidRDefault="000A38EE" w:rsidP="005B67FF">
        <w:pPr>
          <w:pStyle w:val="a6"/>
          <w:ind w:firstLineChars="0" w:firstLine="0"/>
          <w:jc w:val="center"/>
          <w:rPr>
            <w:sz w:val="21"/>
          </w:rPr>
        </w:pPr>
        <w:r w:rsidRPr="005B67FF">
          <w:rPr>
            <w:sz w:val="21"/>
          </w:rPr>
          <w:fldChar w:fldCharType="begin"/>
        </w:r>
        <w:r w:rsidRPr="005B67FF">
          <w:rPr>
            <w:sz w:val="21"/>
          </w:rPr>
          <w:instrText>PAGE   \* MERGEFORMAT</w:instrText>
        </w:r>
        <w:r w:rsidRPr="005B67FF">
          <w:rPr>
            <w:sz w:val="21"/>
          </w:rPr>
          <w:fldChar w:fldCharType="separate"/>
        </w:r>
        <w:r w:rsidRPr="005B67FF">
          <w:rPr>
            <w:sz w:val="21"/>
            <w:lang w:val="zh-CN"/>
          </w:rPr>
          <w:t>2</w:t>
        </w:r>
        <w:r w:rsidRPr="005B67FF">
          <w:rPr>
            <w:sz w:val="21"/>
          </w:rPr>
          <w:fldChar w:fldCharType="end"/>
        </w:r>
      </w:p>
    </w:sdtContent>
  </w:sdt>
  <w:p w14:paraId="49801935" w14:textId="77777777" w:rsidR="000A38EE" w:rsidRDefault="000A38EE" w:rsidP="00AC4E5C">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8202A" w14:textId="77777777" w:rsidR="000A38EE" w:rsidRDefault="000A38EE" w:rsidP="00AC4E5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1"/>
        <w:szCs w:val="21"/>
      </w:rPr>
      <w:id w:val="-204491871"/>
      <w:docPartObj>
        <w:docPartGallery w:val="Page Numbers (Bottom of Page)"/>
        <w:docPartUnique/>
      </w:docPartObj>
    </w:sdtPr>
    <w:sdtEndPr>
      <w:rPr>
        <w:noProof/>
      </w:rPr>
    </w:sdtEndPr>
    <w:sdtContent>
      <w:p w14:paraId="690023CC" w14:textId="16E21263" w:rsidR="000A38EE" w:rsidRPr="005B67FF" w:rsidRDefault="000A38EE" w:rsidP="005B67FF">
        <w:pPr>
          <w:pStyle w:val="a6"/>
          <w:ind w:firstLineChars="0" w:firstLine="0"/>
          <w:jc w:val="center"/>
          <w:rPr>
            <w:sz w:val="21"/>
            <w:szCs w:val="21"/>
          </w:rPr>
        </w:pPr>
        <w:r w:rsidRPr="005B67FF">
          <w:rPr>
            <w:sz w:val="21"/>
            <w:szCs w:val="21"/>
          </w:rPr>
          <w:fldChar w:fldCharType="begin"/>
        </w:r>
        <w:r w:rsidRPr="005B67FF">
          <w:rPr>
            <w:sz w:val="21"/>
            <w:szCs w:val="21"/>
          </w:rPr>
          <w:instrText xml:space="preserve"> PAGE   \* MERGEFORMAT </w:instrText>
        </w:r>
        <w:r w:rsidRPr="005B67FF">
          <w:rPr>
            <w:sz w:val="21"/>
            <w:szCs w:val="21"/>
          </w:rPr>
          <w:fldChar w:fldCharType="separate"/>
        </w:r>
        <w:r w:rsidRPr="005B67FF">
          <w:rPr>
            <w:noProof/>
            <w:sz w:val="21"/>
            <w:szCs w:val="21"/>
          </w:rPr>
          <w:t>2</w:t>
        </w:r>
        <w:r w:rsidRPr="005B67FF">
          <w:rPr>
            <w:noProof/>
            <w:sz w:val="21"/>
            <w:szCs w:val="21"/>
          </w:rPr>
          <w:fldChar w:fldCharType="end"/>
        </w:r>
      </w:p>
    </w:sdtContent>
  </w:sdt>
  <w:p w14:paraId="35416C3A" w14:textId="77777777" w:rsidR="000A38EE" w:rsidRDefault="000A38EE" w:rsidP="00AC4E5C">
    <w:pPr>
      <w:pStyle w:val="a6"/>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456033"/>
      <w:docPartObj>
        <w:docPartGallery w:val="Page Numbers (Bottom of Page)"/>
        <w:docPartUnique/>
      </w:docPartObj>
    </w:sdtPr>
    <w:sdtEndPr>
      <w:rPr>
        <w:noProof/>
        <w:sz w:val="21"/>
        <w:szCs w:val="21"/>
      </w:rPr>
    </w:sdtEndPr>
    <w:sdtContent>
      <w:p w14:paraId="0C5E6FA8" w14:textId="57B642D4" w:rsidR="000A38EE" w:rsidRDefault="000A38EE">
        <w:pPr>
          <w:pStyle w:val="a6"/>
          <w:ind w:firstLine="360"/>
          <w:jc w:val="center"/>
        </w:pPr>
        <w:r w:rsidRPr="006E2FC2">
          <w:rPr>
            <w:sz w:val="21"/>
          </w:rPr>
          <w:fldChar w:fldCharType="begin"/>
        </w:r>
        <w:r w:rsidRPr="006E2FC2">
          <w:rPr>
            <w:sz w:val="21"/>
          </w:rPr>
          <w:instrText xml:space="preserve"> PAGE   \* MERGEFORMAT </w:instrText>
        </w:r>
        <w:r w:rsidRPr="006E2FC2">
          <w:rPr>
            <w:sz w:val="21"/>
          </w:rPr>
          <w:fldChar w:fldCharType="separate"/>
        </w:r>
        <w:r w:rsidRPr="006E2FC2">
          <w:rPr>
            <w:noProof/>
            <w:sz w:val="21"/>
          </w:rPr>
          <w:t>2</w:t>
        </w:r>
        <w:r w:rsidRPr="006E2FC2">
          <w:rPr>
            <w:noProof/>
            <w:sz w:val="21"/>
          </w:rPr>
          <w:fldChar w:fldCharType="end"/>
        </w:r>
      </w:p>
    </w:sdtContent>
  </w:sdt>
  <w:p w14:paraId="332AAF65" w14:textId="748AD01A" w:rsidR="000A38EE" w:rsidRDefault="000A38EE" w:rsidP="00AC4E5C">
    <w:pPr>
      <w:pStyle w:val="a6"/>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7948901"/>
      <w:docPartObj>
        <w:docPartGallery w:val="Page Numbers (Bottom of Page)"/>
        <w:docPartUnique/>
      </w:docPartObj>
    </w:sdtPr>
    <w:sdtEndPr>
      <w:rPr>
        <w:noProof/>
      </w:rPr>
    </w:sdtEndPr>
    <w:sdtContent>
      <w:p w14:paraId="4D727887" w14:textId="3B3E0DC5" w:rsidR="000A38EE" w:rsidRDefault="000A38EE" w:rsidP="005B67FF">
        <w:pPr>
          <w:pStyle w:val="a6"/>
          <w:ind w:firstLineChars="0" w:firstLine="0"/>
          <w:jc w:val="center"/>
        </w:pPr>
        <w:r w:rsidRPr="006E2FC2">
          <w:rPr>
            <w:sz w:val="21"/>
            <w:szCs w:val="21"/>
          </w:rPr>
          <w:fldChar w:fldCharType="begin"/>
        </w:r>
        <w:r w:rsidRPr="006E2FC2">
          <w:rPr>
            <w:sz w:val="21"/>
            <w:szCs w:val="21"/>
          </w:rPr>
          <w:instrText xml:space="preserve"> PAGE   \* MERGEFORMAT </w:instrText>
        </w:r>
        <w:r w:rsidRPr="006E2FC2">
          <w:rPr>
            <w:sz w:val="21"/>
            <w:szCs w:val="21"/>
          </w:rPr>
          <w:fldChar w:fldCharType="separate"/>
        </w:r>
        <w:r w:rsidRPr="006E2FC2">
          <w:rPr>
            <w:noProof/>
            <w:sz w:val="21"/>
            <w:szCs w:val="21"/>
          </w:rPr>
          <w:t>2</w:t>
        </w:r>
        <w:r w:rsidRPr="006E2FC2">
          <w:rPr>
            <w:noProof/>
            <w:sz w:val="21"/>
            <w:szCs w:val="21"/>
          </w:rPr>
          <w:fldChar w:fldCharType="end"/>
        </w:r>
      </w:p>
    </w:sdtContent>
  </w:sdt>
  <w:p w14:paraId="5154B79B" w14:textId="54CCBCC3" w:rsidR="000A38EE" w:rsidRDefault="000A38EE" w:rsidP="00AC4E5C">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EB153" w14:textId="77777777" w:rsidR="00694AF5" w:rsidRDefault="00694AF5" w:rsidP="00AC4E5C">
      <w:r>
        <w:separator/>
      </w:r>
    </w:p>
  </w:footnote>
  <w:footnote w:type="continuationSeparator" w:id="0">
    <w:p w14:paraId="4192C9C2" w14:textId="77777777" w:rsidR="00694AF5" w:rsidRDefault="00694AF5" w:rsidP="00AC4E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70999" w14:textId="3612D5F9" w:rsidR="000A38EE" w:rsidRPr="00E45B01" w:rsidRDefault="000A38EE" w:rsidP="00AC4E5C">
    <w:pPr>
      <w:pStyle w:val="a4"/>
      <w:ind w:firstLineChars="0" w:firstLine="0"/>
      <w:rPr>
        <w:sz w:val="21"/>
        <w:szCs w:val="21"/>
      </w:rPr>
    </w:pPr>
    <w:r w:rsidRPr="00E45B01">
      <w:rPr>
        <w:sz w:val="21"/>
        <w:szCs w:val="21"/>
      </w:rPr>
      <w:t>长安大学本科毕业设计（论文）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52ABD" w14:textId="3DB5569B" w:rsidR="000A38EE" w:rsidRPr="00715811" w:rsidRDefault="000A38EE" w:rsidP="003E7EEE">
    <w:pPr>
      <w:pStyle w:val="a4"/>
      <w:ind w:firstLineChars="0" w:firstLine="0"/>
      <w:rPr>
        <w:sz w:val="21"/>
        <w:szCs w:val="21"/>
      </w:rPr>
    </w:pPr>
    <w:r w:rsidRPr="00715811">
      <w:rPr>
        <w:sz w:val="21"/>
        <w:szCs w:val="21"/>
      </w:rPr>
      <w:fldChar w:fldCharType="begin"/>
    </w:r>
    <w:r w:rsidRPr="00715811">
      <w:rPr>
        <w:sz w:val="21"/>
        <w:szCs w:val="21"/>
      </w:rPr>
      <w:instrText xml:space="preserve"> REF _Ref40013856 \h  \* MERGEFORMAT </w:instrText>
    </w:r>
    <w:r w:rsidRPr="00715811">
      <w:rPr>
        <w:sz w:val="21"/>
        <w:szCs w:val="21"/>
      </w:rPr>
      <w:fldChar w:fldCharType="separate"/>
    </w:r>
    <w:r w:rsidR="00BC3E82">
      <w:rPr>
        <w:rFonts w:hint="eastAsia"/>
        <w:b/>
        <w:bCs/>
        <w:sz w:val="21"/>
        <w:szCs w:val="21"/>
      </w:rPr>
      <w:t>错误</w:t>
    </w:r>
    <w:r w:rsidR="00BC3E82">
      <w:rPr>
        <w:rFonts w:hint="eastAsia"/>
        <w:b/>
        <w:bCs/>
        <w:sz w:val="21"/>
        <w:szCs w:val="21"/>
      </w:rPr>
      <w:t>!</w:t>
    </w:r>
    <w:r w:rsidR="00BC3E82">
      <w:rPr>
        <w:rFonts w:hint="eastAsia"/>
        <w:b/>
        <w:bCs/>
        <w:sz w:val="21"/>
        <w:szCs w:val="21"/>
      </w:rPr>
      <w:t>未找到引用源。</w:t>
    </w:r>
    <w:r w:rsidRPr="00715811">
      <w:rPr>
        <w:sz w:val="21"/>
        <w:szCs w:val="21"/>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13AE3" w14:textId="7C05A301" w:rsidR="000A38EE" w:rsidRPr="00715811" w:rsidRDefault="000A38EE" w:rsidP="00AC4E5C">
    <w:pPr>
      <w:pStyle w:val="a4"/>
      <w:ind w:firstLineChars="0" w:firstLine="0"/>
      <w:rPr>
        <w:sz w:val="21"/>
        <w:szCs w:val="21"/>
      </w:rPr>
    </w:pPr>
    <w:r w:rsidRPr="00715811">
      <w:rPr>
        <w:sz w:val="21"/>
        <w:szCs w:val="21"/>
      </w:rPr>
      <w:fldChar w:fldCharType="begin"/>
    </w:r>
    <w:r w:rsidRPr="00715811">
      <w:rPr>
        <w:sz w:val="21"/>
        <w:szCs w:val="21"/>
      </w:rPr>
      <w:instrText xml:space="preserve"> REF _Ref40014251 \h  \* MERGEFORMAT </w:instrText>
    </w:r>
    <w:r w:rsidRPr="00715811">
      <w:rPr>
        <w:sz w:val="21"/>
        <w:szCs w:val="21"/>
      </w:rPr>
      <w:fldChar w:fldCharType="separate"/>
    </w:r>
    <w:r w:rsidR="00BC3E82">
      <w:rPr>
        <w:rFonts w:hint="eastAsia"/>
        <w:b/>
        <w:bCs/>
        <w:sz w:val="21"/>
        <w:szCs w:val="21"/>
      </w:rPr>
      <w:t>错误</w:t>
    </w:r>
    <w:r w:rsidR="00BC3E82">
      <w:rPr>
        <w:rFonts w:hint="eastAsia"/>
        <w:b/>
        <w:bCs/>
        <w:sz w:val="21"/>
        <w:szCs w:val="21"/>
      </w:rPr>
      <w:t>!</w:t>
    </w:r>
    <w:r w:rsidR="00BC3E82">
      <w:rPr>
        <w:rFonts w:hint="eastAsia"/>
        <w:b/>
        <w:bCs/>
        <w:sz w:val="21"/>
        <w:szCs w:val="21"/>
      </w:rPr>
      <w:t>未找到引用源。</w:t>
    </w:r>
    <w:r w:rsidRPr="00715811">
      <w:rPr>
        <w:sz w:val="21"/>
        <w:szCs w:val="21"/>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2D284" w14:textId="5D3C6CBF" w:rsidR="000A38EE" w:rsidRPr="00715811" w:rsidRDefault="000A38EE" w:rsidP="00AC4E5C">
    <w:pPr>
      <w:pStyle w:val="a4"/>
      <w:ind w:firstLineChars="0" w:firstLine="0"/>
      <w:rPr>
        <w:sz w:val="21"/>
      </w:rPr>
    </w:pPr>
    <w:r w:rsidRPr="00715811">
      <w:rPr>
        <w:sz w:val="21"/>
      </w:rPr>
      <w:fldChar w:fldCharType="begin"/>
    </w:r>
    <w:r w:rsidRPr="00715811">
      <w:rPr>
        <w:sz w:val="21"/>
      </w:rPr>
      <w:instrText xml:space="preserve"> REF _Ref40014275 \h  \* MERGEFORMAT </w:instrText>
    </w:r>
    <w:r w:rsidRPr="00715811">
      <w:rPr>
        <w:sz w:val="21"/>
      </w:rPr>
      <w:fldChar w:fldCharType="separate"/>
    </w:r>
    <w:r w:rsidR="00BC3E82">
      <w:rPr>
        <w:rFonts w:hint="eastAsia"/>
        <w:b/>
        <w:bCs/>
        <w:sz w:val="21"/>
      </w:rPr>
      <w:t>错误</w:t>
    </w:r>
    <w:r w:rsidR="00BC3E82">
      <w:rPr>
        <w:rFonts w:hint="eastAsia"/>
        <w:b/>
        <w:bCs/>
        <w:sz w:val="21"/>
      </w:rPr>
      <w:t>!</w:t>
    </w:r>
    <w:r w:rsidR="00BC3E82">
      <w:rPr>
        <w:rFonts w:hint="eastAsia"/>
        <w:b/>
        <w:bCs/>
        <w:sz w:val="21"/>
      </w:rPr>
      <w:t>未找到引用源。</w:t>
    </w:r>
    <w:r w:rsidRPr="00715811">
      <w:rPr>
        <w:sz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288F6" w14:textId="44CD6497" w:rsidR="000A38EE" w:rsidRPr="00715811" w:rsidRDefault="000A38EE" w:rsidP="00AC4E5C">
    <w:pPr>
      <w:pStyle w:val="a4"/>
      <w:ind w:firstLineChars="0" w:firstLine="0"/>
      <w:rPr>
        <w:sz w:val="21"/>
      </w:rPr>
    </w:pPr>
    <w:r w:rsidRPr="00715811">
      <w:rPr>
        <w:sz w:val="21"/>
      </w:rPr>
      <w:fldChar w:fldCharType="begin"/>
    </w:r>
    <w:r w:rsidRPr="00715811">
      <w:rPr>
        <w:sz w:val="21"/>
      </w:rPr>
      <w:instrText xml:space="preserve"> REF _Ref40013773 \h  \* MERGEFORMAT </w:instrText>
    </w:r>
    <w:r w:rsidRPr="00715811">
      <w:rPr>
        <w:sz w:val="21"/>
      </w:rPr>
    </w:r>
    <w:r w:rsidRPr="00715811">
      <w:rPr>
        <w:sz w:val="21"/>
      </w:rPr>
      <w:fldChar w:fldCharType="separate"/>
    </w:r>
    <w:r w:rsidR="00BC3E82" w:rsidRPr="00BC3E82">
      <w:rPr>
        <w:sz w:val="21"/>
      </w:rPr>
      <w:t>结论与展望</w:t>
    </w:r>
    <w:r w:rsidRPr="00715811">
      <w:rPr>
        <w:sz w:val="21"/>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DDF0F" w14:textId="42F7D388" w:rsidR="000A38EE" w:rsidRPr="00A37CBF" w:rsidRDefault="000A38EE" w:rsidP="00AC4E5C">
    <w:pPr>
      <w:pStyle w:val="a4"/>
      <w:ind w:firstLineChars="0" w:firstLine="0"/>
      <w:rPr>
        <w:rFonts w:cs="Times New Roman"/>
        <w:sz w:val="21"/>
        <w:szCs w:val="21"/>
      </w:rPr>
    </w:pPr>
    <w:r w:rsidRPr="00A37CBF">
      <w:rPr>
        <w:rFonts w:cs="Times New Roman"/>
        <w:sz w:val="21"/>
        <w:szCs w:val="21"/>
      </w:rPr>
      <w:fldChar w:fldCharType="begin"/>
    </w:r>
    <w:r w:rsidRPr="00A37CBF">
      <w:rPr>
        <w:rFonts w:cs="Times New Roman"/>
        <w:sz w:val="21"/>
        <w:szCs w:val="21"/>
      </w:rPr>
      <w:instrText xml:space="preserve"> REF _Ref40023000 \h  \* MERGEFORMAT </w:instrText>
    </w:r>
    <w:r w:rsidRPr="00A37CBF">
      <w:rPr>
        <w:rFonts w:cs="Times New Roman"/>
        <w:sz w:val="21"/>
        <w:szCs w:val="21"/>
      </w:rPr>
    </w:r>
    <w:r w:rsidRPr="00A37CBF">
      <w:rPr>
        <w:rFonts w:cs="Times New Roman"/>
        <w:sz w:val="21"/>
        <w:szCs w:val="21"/>
      </w:rPr>
      <w:fldChar w:fldCharType="separate"/>
    </w:r>
    <w:r w:rsidR="00BC3E82" w:rsidRPr="00BC3E82">
      <w:rPr>
        <w:rFonts w:cs="Times New Roman"/>
        <w:sz w:val="21"/>
        <w:szCs w:val="21"/>
      </w:rPr>
      <w:t>致</w:t>
    </w:r>
    <w:r w:rsidR="00BC3E82" w:rsidRPr="00BC3E82">
      <w:rPr>
        <w:rFonts w:cs="Times New Roman"/>
        <w:sz w:val="21"/>
        <w:szCs w:val="21"/>
      </w:rPr>
      <w:t xml:space="preserve">  </w:t>
    </w:r>
    <w:r w:rsidR="00BC3E82" w:rsidRPr="00BC3E82">
      <w:rPr>
        <w:rFonts w:cs="Times New Roman"/>
        <w:sz w:val="21"/>
        <w:szCs w:val="21"/>
      </w:rPr>
      <w:t>谢</w:t>
    </w:r>
    <w:r w:rsidRPr="00A37CBF">
      <w:rPr>
        <w:rFonts w:cs="Times New Roman"/>
        <w:sz w:val="21"/>
        <w:szCs w:val="21"/>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F4099" w14:textId="6DD02698" w:rsidR="000A38EE" w:rsidRPr="007132E5" w:rsidRDefault="000A38EE" w:rsidP="00A37CBF">
    <w:pPr>
      <w:pStyle w:val="a4"/>
      <w:ind w:firstLineChars="0" w:firstLine="0"/>
      <w:rPr>
        <w:sz w:val="21"/>
        <w:szCs w:val="21"/>
      </w:rPr>
    </w:pPr>
    <w:r w:rsidRPr="007132E5">
      <w:rPr>
        <w:sz w:val="21"/>
        <w:szCs w:val="21"/>
      </w:rPr>
      <w:fldChar w:fldCharType="begin"/>
    </w:r>
    <w:r w:rsidRPr="007132E5">
      <w:rPr>
        <w:sz w:val="21"/>
        <w:szCs w:val="21"/>
      </w:rPr>
      <w:instrText xml:space="preserve"> REF _Ref40014385 \h </w:instrText>
    </w:r>
    <w:r>
      <w:rPr>
        <w:sz w:val="21"/>
        <w:szCs w:val="21"/>
      </w:rPr>
      <w:instrText xml:space="preserve"> \* MERGEFORMAT </w:instrText>
    </w:r>
    <w:r w:rsidRPr="007132E5">
      <w:rPr>
        <w:sz w:val="21"/>
        <w:szCs w:val="21"/>
      </w:rPr>
      <w:fldChar w:fldCharType="separate"/>
    </w:r>
    <w:r w:rsidR="00BC3E82">
      <w:rPr>
        <w:rFonts w:hint="eastAsia"/>
        <w:b/>
        <w:bCs/>
        <w:sz w:val="21"/>
        <w:szCs w:val="21"/>
      </w:rPr>
      <w:t>错误</w:t>
    </w:r>
    <w:r w:rsidR="00BC3E82">
      <w:rPr>
        <w:rFonts w:hint="eastAsia"/>
        <w:b/>
        <w:bCs/>
        <w:sz w:val="21"/>
        <w:szCs w:val="21"/>
      </w:rPr>
      <w:t>!</w:t>
    </w:r>
    <w:r w:rsidR="00BC3E82">
      <w:rPr>
        <w:rFonts w:hint="eastAsia"/>
        <w:b/>
        <w:bCs/>
        <w:sz w:val="21"/>
        <w:szCs w:val="21"/>
      </w:rPr>
      <w:t>未找到引用源。</w:t>
    </w:r>
    <w:r w:rsidRPr="007132E5">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2B2D7" w14:textId="78357152" w:rsidR="000A38EE" w:rsidRPr="00271B3C" w:rsidRDefault="000A38EE" w:rsidP="00AC4E5C">
    <w:pPr>
      <w:pStyle w:val="a4"/>
      <w:ind w:firstLineChars="0" w:firstLine="0"/>
      <w:rPr>
        <w:sz w:val="21"/>
        <w:szCs w:val="21"/>
      </w:rPr>
    </w:pPr>
    <w:r w:rsidRPr="00271B3C">
      <w:rPr>
        <w:rFonts w:hint="eastAsia"/>
        <w:sz w:val="21"/>
        <w:szCs w:val="21"/>
      </w:rPr>
      <w:t>摘</w:t>
    </w:r>
    <w:r w:rsidRPr="00BA0EAC">
      <w:rPr>
        <w:rFonts w:ascii="黑体" w:eastAsia="黑体" w:hAnsi="黑体" w:hint="eastAsia"/>
        <w:sz w:val="21"/>
        <w:szCs w:val="21"/>
      </w:rPr>
      <w:t xml:space="preserve">　</w:t>
    </w:r>
    <w:r w:rsidRPr="00271B3C">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C1C3C" w14:textId="77777777" w:rsidR="000A38EE" w:rsidRDefault="000A38EE" w:rsidP="00AC4E5C">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6ABE1" w14:textId="376FC485" w:rsidR="000A38EE" w:rsidRPr="00E45B01" w:rsidRDefault="000A38EE" w:rsidP="00AC4E5C">
    <w:pPr>
      <w:pStyle w:val="a4"/>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C4BC0" w14:textId="7AD95CED" w:rsidR="000A38EE" w:rsidRPr="00271B3C" w:rsidRDefault="000A38EE" w:rsidP="00AC4E5C">
    <w:pPr>
      <w:pStyle w:val="a4"/>
      <w:ind w:firstLineChars="0" w:firstLine="0"/>
      <w:rPr>
        <w:sz w:val="21"/>
      </w:rPr>
    </w:pPr>
    <w:r w:rsidRPr="00271B3C">
      <w:rPr>
        <w:rFonts w:hint="eastAsia"/>
        <w:sz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30ABB" w14:textId="3B2F0CAE" w:rsidR="000A38EE" w:rsidRPr="00715811" w:rsidRDefault="000A38EE" w:rsidP="00AC4E5C">
    <w:pPr>
      <w:pStyle w:val="a4"/>
      <w:ind w:firstLineChars="0" w:firstLine="0"/>
      <w:rPr>
        <w:sz w:val="21"/>
      </w:rPr>
    </w:pPr>
    <w:r w:rsidRPr="00715811">
      <w:rPr>
        <w:rFonts w:hint="eastAsia"/>
        <w:sz w:val="21"/>
      </w:rPr>
      <w:t>目</w:t>
    </w:r>
    <w:r w:rsidRPr="00715811">
      <w:rPr>
        <w:rFonts w:hint="eastAsia"/>
        <w:sz w:val="21"/>
      </w:rPr>
      <w:t xml:space="preserve"> </w:t>
    </w:r>
    <w:r w:rsidRPr="00715811">
      <w:rPr>
        <w:sz w:val="21"/>
      </w:rPr>
      <w:t xml:space="preserve"> </w:t>
    </w:r>
    <w:r w:rsidRPr="00715811">
      <w:rPr>
        <w:rFonts w:hint="eastAsia"/>
        <w:sz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CF2DB" w14:textId="14CBB155" w:rsidR="000A38EE" w:rsidRPr="000701D6" w:rsidRDefault="000A38EE" w:rsidP="00AC4E5C">
    <w:pPr>
      <w:pStyle w:val="a4"/>
      <w:ind w:firstLineChars="0" w:firstLine="0"/>
      <w:rPr>
        <w:sz w:val="21"/>
        <w:szCs w:val="21"/>
      </w:rPr>
    </w:pPr>
    <w:r w:rsidRPr="000701D6">
      <w:rPr>
        <w:sz w:val="21"/>
        <w:szCs w:val="21"/>
      </w:rPr>
      <w:t>长安大学本科毕业设计（论文）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2ACA2" w14:textId="47D903C4" w:rsidR="000A38EE" w:rsidRPr="00715811" w:rsidRDefault="000A38EE" w:rsidP="00AC4E5C">
    <w:pPr>
      <w:pStyle w:val="a4"/>
      <w:ind w:firstLineChars="0" w:firstLine="0"/>
      <w:rPr>
        <w:sz w:val="21"/>
      </w:rPr>
    </w:pPr>
    <w:r w:rsidRPr="00715811">
      <w:rPr>
        <w:sz w:val="21"/>
      </w:rPr>
      <w:fldChar w:fldCharType="begin"/>
    </w:r>
    <w:r w:rsidRPr="00715811">
      <w:rPr>
        <w:sz w:val="21"/>
      </w:rPr>
      <w:instrText xml:space="preserve"> REF _Ref40011280 \h  \* MERGEFORMAT </w:instrText>
    </w:r>
    <w:r w:rsidRPr="00715811">
      <w:rPr>
        <w:sz w:val="21"/>
      </w:rPr>
    </w:r>
    <w:r w:rsidRPr="00715811">
      <w:rPr>
        <w:sz w:val="21"/>
      </w:rPr>
      <w:fldChar w:fldCharType="separate"/>
    </w:r>
    <w:r w:rsidR="00BC3E82" w:rsidRPr="00BC3E82">
      <w:rPr>
        <w:sz w:val="21"/>
      </w:rPr>
      <w:t>第一章</w:t>
    </w:r>
    <w:r w:rsidR="00BC3E82" w:rsidRPr="00BC3E82">
      <w:rPr>
        <w:sz w:val="21"/>
      </w:rPr>
      <w:t xml:space="preserve"> </w:t>
    </w:r>
    <w:r w:rsidR="00BC3E82" w:rsidRPr="00BC3E82">
      <w:rPr>
        <w:sz w:val="21"/>
      </w:rPr>
      <w:t>绪论</w:t>
    </w:r>
    <w:r w:rsidRPr="00715811">
      <w:rPr>
        <w:sz w:val="21"/>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DCB23" w14:textId="56A55540" w:rsidR="000A38EE" w:rsidRPr="00715811" w:rsidRDefault="000A38EE" w:rsidP="003E7EEE">
    <w:pPr>
      <w:pStyle w:val="a4"/>
      <w:ind w:firstLineChars="0" w:firstLine="0"/>
      <w:rPr>
        <w:sz w:val="21"/>
        <w:szCs w:val="21"/>
      </w:rPr>
    </w:pPr>
    <w:r w:rsidRPr="00715811">
      <w:rPr>
        <w:sz w:val="21"/>
        <w:szCs w:val="21"/>
      </w:rPr>
      <w:fldChar w:fldCharType="begin"/>
    </w:r>
    <w:r w:rsidRPr="00715811">
      <w:rPr>
        <w:sz w:val="21"/>
        <w:szCs w:val="21"/>
      </w:rPr>
      <w:instrText xml:space="preserve"> REF _Ref40012339 \h  \* MERGEFORMAT </w:instrText>
    </w:r>
    <w:r w:rsidRPr="00715811">
      <w:rPr>
        <w:sz w:val="21"/>
        <w:szCs w:val="21"/>
      </w:rPr>
    </w:r>
    <w:r w:rsidRPr="00715811">
      <w:rPr>
        <w:sz w:val="21"/>
        <w:szCs w:val="21"/>
      </w:rPr>
      <w:fldChar w:fldCharType="separate"/>
    </w:r>
    <w:r w:rsidR="00BC3E82" w:rsidRPr="00BC3E82">
      <w:rPr>
        <w:sz w:val="21"/>
        <w:szCs w:val="21"/>
      </w:rPr>
      <w:t>第二章</w:t>
    </w:r>
    <w:r w:rsidR="00BC3E82" w:rsidRPr="00BC3E82">
      <w:rPr>
        <w:sz w:val="21"/>
        <w:szCs w:val="21"/>
      </w:rPr>
      <w:t xml:space="preserve"> </w:t>
    </w:r>
    <w:r w:rsidRPr="00715811">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0BF867"/>
    <w:multiLevelType w:val="hybridMultilevel"/>
    <w:tmpl w:val="9C868A9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10072F8"/>
    <w:multiLevelType w:val="hybridMultilevel"/>
    <w:tmpl w:val="2A8DF7A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multilevel"/>
    <w:tmpl w:val="00000002"/>
    <w:lvl w:ilvl="0">
      <w:start w:val="1"/>
      <w:numFmt w:val="decimal"/>
      <w:lvlText w:val="%1)"/>
      <w:lvlJc w:val="left"/>
      <w:pPr>
        <w:tabs>
          <w:tab w:val="num" w:pos="945"/>
        </w:tabs>
        <w:ind w:left="945" w:hanging="375"/>
      </w:pPr>
      <w:rPr>
        <w:rFonts w:hint="default"/>
      </w:rPr>
    </w:lvl>
    <w:lvl w:ilvl="1">
      <w:start w:val="1"/>
      <w:numFmt w:val="bullet"/>
      <w:lvlText w:val=""/>
      <w:lvlJc w:val="left"/>
      <w:pPr>
        <w:tabs>
          <w:tab w:val="num" w:pos="1410"/>
        </w:tabs>
        <w:ind w:left="1410" w:hanging="420"/>
      </w:pPr>
      <w:rPr>
        <w:rFonts w:ascii="Wingdings" w:hAnsi="Wingdings" w:hint="default"/>
      </w:rPr>
    </w:lvl>
    <w:lvl w:ilvl="2">
      <w:start w:val="1"/>
      <w:numFmt w:val="lowerRoman"/>
      <w:lvlText w:val="%3."/>
      <w:lvlJc w:val="right"/>
      <w:pPr>
        <w:tabs>
          <w:tab w:val="num" w:pos="1830"/>
        </w:tabs>
        <w:ind w:left="1830" w:hanging="420"/>
      </w:pPr>
    </w:lvl>
    <w:lvl w:ilvl="3">
      <w:start w:val="1"/>
      <w:numFmt w:val="decimal"/>
      <w:lvlText w:val="%4."/>
      <w:lvlJc w:val="left"/>
      <w:pPr>
        <w:tabs>
          <w:tab w:val="num" w:pos="2250"/>
        </w:tabs>
        <w:ind w:left="2250" w:hanging="420"/>
      </w:pPr>
    </w:lvl>
    <w:lvl w:ilvl="4">
      <w:start w:val="1"/>
      <w:numFmt w:val="lowerLetter"/>
      <w:lvlText w:val="%5)"/>
      <w:lvlJc w:val="left"/>
      <w:pPr>
        <w:tabs>
          <w:tab w:val="num" w:pos="2670"/>
        </w:tabs>
        <w:ind w:left="2670" w:hanging="420"/>
      </w:pPr>
    </w:lvl>
    <w:lvl w:ilvl="5">
      <w:start w:val="1"/>
      <w:numFmt w:val="lowerRoman"/>
      <w:lvlText w:val="%6."/>
      <w:lvlJc w:val="right"/>
      <w:pPr>
        <w:tabs>
          <w:tab w:val="num" w:pos="3090"/>
        </w:tabs>
        <w:ind w:left="3090" w:hanging="420"/>
      </w:pPr>
    </w:lvl>
    <w:lvl w:ilvl="6">
      <w:start w:val="1"/>
      <w:numFmt w:val="decimal"/>
      <w:lvlText w:val="%7."/>
      <w:lvlJc w:val="left"/>
      <w:pPr>
        <w:tabs>
          <w:tab w:val="num" w:pos="3510"/>
        </w:tabs>
        <w:ind w:left="3510" w:hanging="420"/>
      </w:pPr>
    </w:lvl>
    <w:lvl w:ilvl="7">
      <w:start w:val="1"/>
      <w:numFmt w:val="lowerLetter"/>
      <w:lvlText w:val="%8)"/>
      <w:lvlJc w:val="left"/>
      <w:pPr>
        <w:tabs>
          <w:tab w:val="num" w:pos="3930"/>
        </w:tabs>
        <w:ind w:left="3930" w:hanging="420"/>
      </w:pPr>
    </w:lvl>
    <w:lvl w:ilvl="8">
      <w:start w:val="1"/>
      <w:numFmt w:val="lowerRoman"/>
      <w:lvlText w:val="%9."/>
      <w:lvlJc w:val="right"/>
      <w:pPr>
        <w:tabs>
          <w:tab w:val="num" w:pos="4350"/>
        </w:tabs>
        <w:ind w:left="4350" w:hanging="420"/>
      </w:pPr>
    </w:lvl>
  </w:abstractNum>
  <w:abstractNum w:abstractNumId="3" w15:restartNumberingAfterBreak="0">
    <w:nsid w:val="00000005"/>
    <w:multiLevelType w:val="multilevel"/>
    <w:tmpl w:val="00000005"/>
    <w:lvl w:ilvl="0">
      <w:start w:val="1"/>
      <w:numFmt w:val="bullet"/>
      <w:lvlText w:val=""/>
      <w:lvlJc w:val="left"/>
      <w:pPr>
        <w:tabs>
          <w:tab w:val="num" w:pos="1560"/>
        </w:tabs>
        <w:ind w:left="1560" w:hanging="420"/>
      </w:pPr>
      <w:rPr>
        <w:rFonts w:ascii="Wingdings" w:hAnsi="Wingdings" w:hint="default"/>
      </w:rPr>
    </w:lvl>
    <w:lvl w:ilvl="1">
      <w:start w:val="1"/>
      <w:numFmt w:val="bullet"/>
      <w:lvlText w:val=""/>
      <w:lvlJc w:val="left"/>
      <w:pPr>
        <w:tabs>
          <w:tab w:val="num" w:pos="1980"/>
        </w:tabs>
        <w:ind w:left="1980" w:hanging="420"/>
      </w:pPr>
      <w:rPr>
        <w:rFonts w:ascii="Wingdings" w:hAnsi="Wingdings" w:hint="default"/>
      </w:rPr>
    </w:lvl>
    <w:lvl w:ilvl="2">
      <w:start w:val="1"/>
      <w:numFmt w:val="bullet"/>
      <w:lvlText w:val=""/>
      <w:lvlJc w:val="left"/>
      <w:pPr>
        <w:tabs>
          <w:tab w:val="num" w:pos="2400"/>
        </w:tabs>
        <w:ind w:left="2400" w:hanging="420"/>
      </w:pPr>
      <w:rPr>
        <w:rFonts w:ascii="Wingdings" w:hAnsi="Wingdings" w:hint="default"/>
      </w:rPr>
    </w:lvl>
    <w:lvl w:ilvl="3">
      <w:start w:val="1"/>
      <w:numFmt w:val="bullet"/>
      <w:lvlText w:val=""/>
      <w:lvlJc w:val="left"/>
      <w:pPr>
        <w:tabs>
          <w:tab w:val="num" w:pos="2820"/>
        </w:tabs>
        <w:ind w:left="2820" w:hanging="420"/>
      </w:pPr>
      <w:rPr>
        <w:rFonts w:ascii="Wingdings" w:hAnsi="Wingdings" w:hint="default"/>
      </w:rPr>
    </w:lvl>
    <w:lvl w:ilvl="4">
      <w:start w:val="1"/>
      <w:numFmt w:val="bullet"/>
      <w:lvlText w:val=""/>
      <w:lvlJc w:val="left"/>
      <w:pPr>
        <w:tabs>
          <w:tab w:val="num" w:pos="3240"/>
        </w:tabs>
        <w:ind w:left="3240" w:hanging="420"/>
      </w:pPr>
      <w:rPr>
        <w:rFonts w:ascii="Wingdings" w:hAnsi="Wingdings" w:hint="default"/>
      </w:rPr>
    </w:lvl>
    <w:lvl w:ilvl="5">
      <w:start w:val="1"/>
      <w:numFmt w:val="bullet"/>
      <w:lvlText w:val=""/>
      <w:lvlJc w:val="left"/>
      <w:pPr>
        <w:tabs>
          <w:tab w:val="num" w:pos="3660"/>
        </w:tabs>
        <w:ind w:left="3660" w:hanging="420"/>
      </w:pPr>
      <w:rPr>
        <w:rFonts w:ascii="Wingdings" w:hAnsi="Wingdings" w:hint="default"/>
      </w:rPr>
    </w:lvl>
    <w:lvl w:ilvl="6">
      <w:start w:val="1"/>
      <w:numFmt w:val="bullet"/>
      <w:lvlText w:val=""/>
      <w:lvlJc w:val="left"/>
      <w:pPr>
        <w:tabs>
          <w:tab w:val="num" w:pos="4080"/>
        </w:tabs>
        <w:ind w:left="4080" w:hanging="420"/>
      </w:pPr>
      <w:rPr>
        <w:rFonts w:ascii="Wingdings" w:hAnsi="Wingdings" w:hint="default"/>
      </w:rPr>
    </w:lvl>
    <w:lvl w:ilvl="7">
      <w:start w:val="1"/>
      <w:numFmt w:val="bullet"/>
      <w:lvlText w:val=""/>
      <w:lvlJc w:val="left"/>
      <w:pPr>
        <w:tabs>
          <w:tab w:val="num" w:pos="4500"/>
        </w:tabs>
        <w:ind w:left="4500" w:hanging="420"/>
      </w:pPr>
      <w:rPr>
        <w:rFonts w:ascii="Wingdings" w:hAnsi="Wingdings" w:hint="default"/>
      </w:rPr>
    </w:lvl>
    <w:lvl w:ilvl="8">
      <w:start w:val="1"/>
      <w:numFmt w:val="bullet"/>
      <w:lvlText w:val=""/>
      <w:lvlJc w:val="left"/>
      <w:pPr>
        <w:tabs>
          <w:tab w:val="num" w:pos="4920"/>
        </w:tabs>
        <w:ind w:left="4920" w:hanging="420"/>
      </w:pPr>
      <w:rPr>
        <w:rFonts w:ascii="Wingdings" w:hAnsi="Wingdings" w:hint="default"/>
      </w:rPr>
    </w:lvl>
  </w:abstractNum>
  <w:abstractNum w:abstractNumId="4" w15:restartNumberingAfterBreak="0">
    <w:nsid w:val="00000007"/>
    <w:multiLevelType w:val="multilevel"/>
    <w:tmpl w:val="00000007"/>
    <w:lvl w:ilvl="0">
      <w:start w:val="1"/>
      <w:numFmt w:val="bullet"/>
      <w:lvlText w:val=""/>
      <w:lvlJc w:val="left"/>
      <w:pPr>
        <w:tabs>
          <w:tab w:val="num" w:pos="1729"/>
        </w:tabs>
        <w:ind w:left="1729" w:hanging="420"/>
      </w:pPr>
      <w:rPr>
        <w:rFonts w:ascii="Wingdings" w:hAnsi="Wingdings" w:hint="default"/>
      </w:rPr>
    </w:lvl>
    <w:lvl w:ilvl="1">
      <w:start w:val="1"/>
      <w:numFmt w:val="bullet"/>
      <w:lvlText w:val=""/>
      <w:lvlJc w:val="left"/>
      <w:pPr>
        <w:tabs>
          <w:tab w:val="num" w:pos="2149"/>
        </w:tabs>
        <w:ind w:left="2149" w:hanging="420"/>
      </w:pPr>
      <w:rPr>
        <w:rFonts w:ascii="Wingdings" w:hAnsi="Wingdings" w:hint="default"/>
      </w:rPr>
    </w:lvl>
    <w:lvl w:ilvl="2">
      <w:start w:val="1"/>
      <w:numFmt w:val="bullet"/>
      <w:lvlText w:val=""/>
      <w:lvlJc w:val="left"/>
      <w:pPr>
        <w:tabs>
          <w:tab w:val="num" w:pos="2569"/>
        </w:tabs>
        <w:ind w:left="2569" w:hanging="420"/>
      </w:pPr>
      <w:rPr>
        <w:rFonts w:ascii="Wingdings" w:hAnsi="Wingdings" w:hint="default"/>
      </w:rPr>
    </w:lvl>
    <w:lvl w:ilvl="3">
      <w:start w:val="1"/>
      <w:numFmt w:val="bullet"/>
      <w:lvlText w:val=""/>
      <w:lvlJc w:val="left"/>
      <w:pPr>
        <w:tabs>
          <w:tab w:val="num" w:pos="2989"/>
        </w:tabs>
        <w:ind w:left="2989" w:hanging="420"/>
      </w:pPr>
      <w:rPr>
        <w:rFonts w:ascii="Wingdings" w:hAnsi="Wingdings" w:hint="default"/>
      </w:rPr>
    </w:lvl>
    <w:lvl w:ilvl="4">
      <w:start w:val="1"/>
      <w:numFmt w:val="bullet"/>
      <w:lvlText w:val=""/>
      <w:lvlJc w:val="left"/>
      <w:pPr>
        <w:tabs>
          <w:tab w:val="num" w:pos="3409"/>
        </w:tabs>
        <w:ind w:left="3409" w:hanging="420"/>
      </w:pPr>
      <w:rPr>
        <w:rFonts w:ascii="Wingdings" w:hAnsi="Wingdings" w:hint="default"/>
      </w:rPr>
    </w:lvl>
    <w:lvl w:ilvl="5">
      <w:start w:val="1"/>
      <w:numFmt w:val="bullet"/>
      <w:lvlText w:val=""/>
      <w:lvlJc w:val="left"/>
      <w:pPr>
        <w:tabs>
          <w:tab w:val="num" w:pos="3829"/>
        </w:tabs>
        <w:ind w:left="3829" w:hanging="420"/>
      </w:pPr>
      <w:rPr>
        <w:rFonts w:ascii="Wingdings" w:hAnsi="Wingdings" w:hint="default"/>
      </w:rPr>
    </w:lvl>
    <w:lvl w:ilvl="6">
      <w:start w:val="1"/>
      <w:numFmt w:val="bullet"/>
      <w:lvlText w:val=""/>
      <w:lvlJc w:val="left"/>
      <w:pPr>
        <w:tabs>
          <w:tab w:val="num" w:pos="4249"/>
        </w:tabs>
        <w:ind w:left="4249" w:hanging="420"/>
      </w:pPr>
      <w:rPr>
        <w:rFonts w:ascii="Wingdings" w:hAnsi="Wingdings" w:hint="default"/>
      </w:rPr>
    </w:lvl>
    <w:lvl w:ilvl="7">
      <w:start w:val="1"/>
      <w:numFmt w:val="bullet"/>
      <w:lvlText w:val=""/>
      <w:lvlJc w:val="left"/>
      <w:pPr>
        <w:tabs>
          <w:tab w:val="num" w:pos="4669"/>
        </w:tabs>
        <w:ind w:left="4669" w:hanging="420"/>
      </w:pPr>
      <w:rPr>
        <w:rFonts w:ascii="Wingdings" w:hAnsi="Wingdings" w:hint="default"/>
      </w:rPr>
    </w:lvl>
    <w:lvl w:ilvl="8">
      <w:start w:val="1"/>
      <w:numFmt w:val="bullet"/>
      <w:lvlText w:val=""/>
      <w:lvlJc w:val="left"/>
      <w:pPr>
        <w:tabs>
          <w:tab w:val="num" w:pos="5089"/>
        </w:tabs>
        <w:ind w:left="5089" w:hanging="420"/>
      </w:pPr>
      <w:rPr>
        <w:rFonts w:ascii="Wingdings" w:hAnsi="Wingdings" w:hint="default"/>
      </w:rPr>
    </w:lvl>
  </w:abstractNum>
  <w:abstractNum w:abstractNumId="5" w15:restartNumberingAfterBreak="0">
    <w:nsid w:val="00000009"/>
    <w:multiLevelType w:val="multilevel"/>
    <w:tmpl w:val="00000009"/>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6" w15:restartNumberingAfterBreak="0">
    <w:nsid w:val="0000000D"/>
    <w:multiLevelType w:val="multilevel"/>
    <w:tmpl w:val="0000000D"/>
    <w:lvl w:ilvl="0">
      <w:start w:val="1"/>
      <w:numFmt w:val="bullet"/>
      <w:lvlText w:val=""/>
      <w:lvlJc w:val="left"/>
      <w:pPr>
        <w:tabs>
          <w:tab w:val="num" w:pos="600"/>
        </w:tabs>
        <w:ind w:left="600" w:hanging="420"/>
      </w:pPr>
      <w:rPr>
        <w:rFonts w:ascii="Wingdings" w:hAnsi="Wingdings" w:hint="default"/>
      </w:rPr>
    </w:lvl>
    <w:lvl w:ilvl="1">
      <w:start w:val="1"/>
      <w:numFmt w:val="bullet"/>
      <w:lvlText w:val=""/>
      <w:lvlJc w:val="left"/>
      <w:pPr>
        <w:tabs>
          <w:tab w:val="num" w:pos="1020"/>
        </w:tabs>
        <w:ind w:left="1020" w:hanging="420"/>
      </w:pPr>
      <w:rPr>
        <w:rFonts w:ascii="Wingdings" w:hAnsi="Wingdings" w:hint="default"/>
      </w:rPr>
    </w:lvl>
    <w:lvl w:ilvl="2">
      <w:start w:val="1"/>
      <w:numFmt w:val="bullet"/>
      <w:lvlText w:val=""/>
      <w:lvlJc w:val="left"/>
      <w:pPr>
        <w:tabs>
          <w:tab w:val="num" w:pos="1440"/>
        </w:tabs>
        <w:ind w:left="1440" w:hanging="420"/>
      </w:pPr>
      <w:rPr>
        <w:rFonts w:ascii="Wingdings" w:hAnsi="Wingdings" w:hint="default"/>
      </w:rPr>
    </w:lvl>
    <w:lvl w:ilvl="3">
      <w:start w:val="1"/>
      <w:numFmt w:val="bullet"/>
      <w:lvlText w:val=""/>
      <w:lvlJc w:val="left"/>
      <w:pPr>
        <w:tabs>
          <w:tab w:val="num" w:pos="1860"/>
        </w:tabs>
        <w:ind w:left="1860" w:hanging="420"/>
      </w:pPr>
      <w:rPr>
        <w:rFonts w:ascii="Wingdings" w:hAnsi="Wingdings" w:hint="default"/>
      </w:rPr>
    </w:lvl>
    <w:lvl w:ilvl="4">
      <w:start w:val="1"/>
      <w:numFmt w:val="bullet"/>
      <w:lvlText w:val=""/>
      <w:lvlJc w:val="left"/>
      <w:pPr>
        <w:tabs>
          <w:tab w:val="num" w:pos="2280"/>
        </w:tabs>
        <w:ind w:left="2280" w:hanging="420"/>
      </w:pPr>
      <w:rPr>
        <w:rFonts w:ascii="Wingdings" w:hAnsi="Wingdings" w:hint="default"/>
      </w:rPr>
    </w:lvl>
    <w:lvl w:ilvl="5">
      <w:start w:val="1"/>
      <w:numFmt w:val="bullet"/>
      <w:lvlText w:val=""/>
      <w:lvlJc w:val="left"/>
      <w:pPr>
        <w:tabs>
          <w:tab w:val="num" w:pos="2700"/>
        </w:tabs>
        <w:ind w:left="2700" w:hanging="420"/>
      </w:pPr>
      <w:rPr>
        <w:rFonts w:ascii="Wingdings" w:hAnsi="Wingdings" w:hint="default"/>
      </w:rPr>
    </w:lvl>
    <w:lvl w:ilvl="6">
      <w:start w:val="1"/>
      <w:numFmt w:val="bullet"/>
      <w:lvlText w:val=""/>
      <w:lvlJc w:val="left"/>
      <w:pPr>
        <w:tabs>
          <w:tab w:val="num" w:pos="3120"/>
        </w:tabs>
        <w:ind w:left="3120" w:hanging="420"/>
      </w:pPr>
      <w:rPr>
        <w:rFonts w:ascii="Wingdings" w:hAnsi="Wingdings" w:hint="default"/>
      </w:rPr>
    </w:lvl>
    <w:lvl w:ilvl="7">
      <w:start w:val="1"/>
      <w:numFmt w:val="bullet"/>
      <w:lvlText w:val=""/>
      <w:lvlJc w:val="left"/>
      <w:pPr>
        <w:tabs>
          <w:tab w:val="num" w:pos="3540"/>
        </w:tabs>
        <w:ind w:left="3540" w:hanging="420"/>
      </w:pPr>
      <w:rPr>
        <w:rFonts w:ascii="Wingdings" w:hAnsi="Wingdings" w:hint="default"/>
      </w:rPr>
    </w:lvl>
    <w:lvl w:ilvl="8">
      <w:start w:val="1"/>
      <w:numFmt w:val="bullet"/>
      <w:lvlText w:val=""/>
      <w:lvlJc w:val="left"/>
      <w:pPr>
        <w:tabs>
          <w:tab w:val="num" w:pos="3960"/>
        </w:tabs>
        <w:ind w:left="3960" w:hanging="420"/>
      </w:pPr>
      <w:rPr>
        <w:rFonts w:ascii="Wingdings" w:hAnsi="Wingdings" w:hint="default"/>
      </w:rPr>
    </w:lvl>
  </w:abstractNum>
  <w:abstractNum w:abstractNumId="7" w15:restartNumberingAfterBreak="0">
    <w:nsid w:val="00000010"/>
    <w:multiLevelType w:val="multilevel"/>
    <w:tmpl w:val="00000010"/>
    <w:lvl w:ilvl="0">
      <w:start w:val="1"/>
      <w:numFmt w:val="bullet"/>
      <w:lvlText w:val=""/>
      <w:lvlJc w:val="left"/>
      <w:pPr>
        <w:tabs>
          <w:tab w:val="num" w:pos="1530"/>
        </w:tabs>
        <w:ind w:left="1530" w:hanging="420"/>
      </w:pPr>
      <w:rPr>
        <w:rFonts w:ascii="Wingdings" w:hAnsi="Wingdings" w:hint="default"/>
      </w:rPr>
    </w:lvl>
    <w:lvl w:ilvl="1">
      <w:start w:val="1"/>
      <w:numFmt w:val="bullet"/>
      <w:lvlText w:val=""/>
      <w:lvlJc w:val="left"/>
      <w:pPr>
        <w:tabs>
          <w:tab w:val="num" w:pos="1950"/>
        </w:tabs>
        <w:ind w:left="1950" w:hanging="420"/>
      </w:pPr>
      <w:rPr>
        <w:rFonts w:ascii="Wingdings" w:hAnsi="Wingdings" w:hint="default"/>
      </w:rPr>
    </w:lvl>
    <w:lvl w:ilvl="2">
      <w:start w:val="1"/>
      <w:numFmt w:val="bullet"/>
      <w:lvlText w:val=""/>
      <w:lvlJc w:val="left"/>
      <w:pPr>
        <w:tabs>
          <w:tab w:val="num" w:pos="2370"/>
        </w:tabs>
        <w:ind w:left="2370" w:hanging="420"/>
      </w:pPr>
      <w:rPr>
        <w:rFonts w:ascii="Wingdings" w:hAnsi="Wingdings" w:hint="default"/>
      </w:rPr>
    </w:lvl>
    <w:lvl w:ilvl="3">
      <w:start w:val="1"/>
      <w:numFmt w:val="bullet"/>
      <w:lvlText w:val=""/>
      <w:lvlJc w:val="left"/>
      <w:pPr>
        <w:tabs>
          <w:tab w:val="num" w:pos="2790"/>
        </w:tabs>
        <w:ind w:left="2790" w:hanging="420"/>
      </w:pPr>
      <w:rPr>
        <w:rFonts w:ascii="Wingdings" w:hAnsi="Wingdings" w:hint="default"/>
      </w:rPr>
    </w:lvl>
    <w:lvl w:ilvl="4">
      <w:start w:val="1"/>
      <w:numFmt w:val="bullet"/>
      <w:lvlText w:val=""/>
      <w:lvlJc w:val="left"/>
      <w:pPr>
        <w:tabs>
          <w:tab w:val="num" w:pos="3210"/>
        </w:tabs>
        <w:ind w:left="3210" w:hanging="420"/>
      </w:pPr>
      <w:rPr>
        <w:rFonts w:ascii="Wingdings" w:hAnsi="Wingdings" w:hint="default"/>
      </w:rPr>
    </w:lvl>
    <w:lvl w:ilvl="5">
      <w:start w:val="1"/>
      <w:numFmt w:val="bullet"/>
      <w:lvlText w:val=""/>
      <w:lvlJc w:val="left"/>
      <w:pPr>
        <w:tabs>
          <w:tab w:val="num" w:pos="3630"/>
        </w:tabs>
        <w:ind w:left="3630" w:hanging="420"/>
      </w:pPr>
      <w:rPr>
        <w:rFonts w:ascii="Wingdings" w:hAnsi="Wingdings" w:hint="default"/>
      </w:rPr>
    </w:lvl>
    <w:lvl w:ilvl="6">
      <w:start w:val="1"/>
      <w:numFmt w:val="bullet"/>
      <w:lvlText w:val=""/>
      <w:lvlJc w:val="left"/>
      <w:pPr>
        <w:tabs>
          <w:tab w:val="num" w:pos="4050"/>
        </w:tabs>
        <w:ind w:left="4050" w:hanging="420"/>
      </w:pPr>
      <w:rPr>
        <w:rFonts w:ascii="Wingdings" w:hAnsi="Wingdings" w:hint="default"/>
      </w:rPr>
    </w:lvl>
    <w:lvl w:ilvl="7">
      <w:start w:val="1"/>
      <w:numFmt w:val="bullet"/>
      <w:lvlText w:val=""/>
      <w:lvlJc w:val="left"/>
      <w:pPr>
        <w:tabs>
          <w:tab w:val="num" w:pos="4470"/>
        </w:tabs>
        <w:ind w:left="4470" w:hanging="420"/>
      </w:pPr>
      <w:rPr>
        <w:rFonts w:ascii="Wingdings" w:hAnsi="Wingdings" w:hint="default"/>
      </w:rPr>
    </w:lvl>
    <w:lvl w:ilvl="8">
      <w:start w:val="1"/>
      <w:numFmt w:val="bullet"/>
      <w:lvlText w:val=""/>
      <w:lvlJc w:val="left"/>
      <w:pPr>
        <w:tabs>
          <w:tab w:val="num" w:pos="4890"/>
        </w:tabs>
        <w:ind w:left="4890" w:hanging="420"/>
      </w:pPr>
      <w:rPr>
        <w:rFonts w:ascii="Wingdings" w:hAnsi="Wingdings" w:hint="default"/>
      </w:rPr>
    </w:lvl>
  </w:abstractNum>
  <w:abstractNum w:abstractNumId="8" w15:restartNumberingAfterBreak="0">
    <w:nsid w:val="00000011"/>
    <w:multiLevelType w:val="multilevel"/>
    <w:tmpl w:val="00000011"/>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00000013"/>
    <w:multiLevelType w:val="multilevel"/>
    <w:tmpl w:val="00000013"/>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10" w15:restartNumberingAfterBreak="0">
    <w:nsid w:val="0000001A"/>
    <w:multiLevelType w:val="singleLevel"/>
    <w:tmpl w:val="0000001A"/>
    <w:lvl w:ilvl="0">
      <w:start w:val="1"/>
      <w:numFmt w:val="bullet"/>
      <w:lvlText w:val=""/>
      <w:lvlJc w:val="left"/>
      <w:pPr>
        <w:tabs>
          <w:tab w:val="num" w:pos="420"/>
        </w:tabs>
        <w:ind w:left="420" w:hanging="420"/>
      </w:pPr>
      <w:rPr>
        <w:rFonts w:ascii="Wingdings" w:hAnsi="Wingdings" w:hint="default"/>
      </w:rPr>
    </w:lvl>
  </w:abstractNum>
  <w:abstractNum w:abstractNumId="11" w15:restartNumberingAfterBreak="0">
    <w:nsid w:val="0000001B"/>
    <w:multiLevelType w:val="multilevel"/>
    <w:tmpl w:val="0000001B"/>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000001C"/>
    <w:multiLevelType w:val="multilevel"/>
    <w:tmpl w:val="0000001C"/>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13" w15:restartNumberingAfterBreak="0">
    <w:nsid w:val="0000001D"/>
    <w:multiLevelType w:val="multilevel"/>
    <w:tmpl w:val="0000001D"/>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0000001E"/>
    <w:multiLevelType w:val="multilevel"/>
    <w:tmpl w:val="0000001E"/>
    <w:lvl w:ilvl="0">
      <w:start w:val="1"/>
      <w:numFmt w:val="decimal"/>
      <w:lvlText w:val="（%1）"/>
      <w:lvlJc w:val="left"/>
      <w:pPr>
        <w:tabs>
          <w:tab w:val="num" w:pos="1978"/>
        </w:tabs>
        <w:ind w:left="1978" w:hanging="720"/>
      </w:pPr>
      <w:rPr>
        <w:rFonts w:hint="default"/>
      </w:rPr>
    </w:lvl>
    <w:lvl w:ilvl="1">
      <w:start w:val="1"/>
      <w:numFmt w:val="lowerLetter"/>
      <w:lvlText w:val="%2)"/>
      <w:lvlJc w:val="left"/>
      <w:pPr>
        <w:tabs>
          <w:tab w:val="num" w:pos="1558"/>
        </w:tabs>
        <w:ind w:left="1558" w:hanging="420"/>
      </w:pPr>
    </w:lvl>
    <w:lvl w:ilvl="2">
      <w:start w:val="1"/>
      <w:numFmt w:val="lowerRoman"/>
      <w:lvlText w:val="%3."/>
      <w:lvlJc w:val="right"/>
      <w:pPr>
        <w:tabs>
          <w:tab w:val="num" w:pos="1978"/>
        </w:tabs>
        <w:ind w:left="1978" w:hanging="420"/>
      </w:pPr>
    </w:lvl>
    <w:lvl w:ilvl="3">
      <w:start w:val="1"/>
      <w:numFmt w:val="decimal"/>
      <w:lvlText w:val="%4."/>
      <w:lvlJc w:val="left"/>
      <w:pPr>
        <w:tabs>
          <w:tab w:val="num" w:pos="2398"/>
        </w:tabs>
        <w:ind w:left="2398" w:hanging="420"/>
      </w:pPr>
    </w:lvl>
    <w:lvl w:ilvl="4">
      <w:start w:val="1"/>
      <w:numFmt w:val="lowerLetter"/>
      <w:lvlText w:val="%5)"/>
      <w:lvlJc w:val="left"/>
      <w:pPr>
        <w:tabs>
          <w:tab w:val="num" w:pos="2818"/>
        </w:tabs>
        <w:ind w:left="2818" w:hanging="420"/>
      </w:pPr>
    </w:lvl>
    <w:lvl w:ilvl="5">
      <w:start w:val="1"/>
      <w:numFmt w:val="lowerRoman"/>
      <w:lvlText w:val="%6."/>
      <w:lvlJc w:val="right"/>
      <w:pPr>
        <w:tabs>
          <w:tab w:val="num" w:pos="3238"/>
        </w:tabs>
        <w:ind w:left="3238" w:hanging="420"/>
      </w:pPr>
    </w:lvl>
    <w:lvl w:ilvl="6">
      <w:start w:val="1"/>
      <w:numFmt w:val="decimal"/>
      <w:lvlText w:val="%7."/>
      <w:lvlJc w:val="left"/>
      <w:pPr>
        <w:tabs>
          <w:tab w:val="num" w:pos="3658"/>
        </w:tabs>
        <w:ind w:left="3658" w:hanging="420"/>
      </w:pPr>
    </w:lvl>
    <w:lvl w:ilvl="7">
      <w:start w:val="1"/>
      <w:numFmt w:val="lowerLetter"/>
      <w:lvlText w:val="%8)"/>
      <w:lvlJc w:val="left"/>
      <w:pPr>
        <w:tabs>
          <w:tab w:val="num" w:pos="4078"/>
        </w:tabs>
        <w:ind w:left="4078" w:hanging="420"/>
      </w:pPr>
    </w:lvl>
    <w:lvl w:ilvl="8">
      <w:start w:val="1"/>
      <w:numFmt w:val="lowerRoman"/>
      <w:lvlText w:val="%9."/>
      <w:lvlJc w:val="right"/>
      <w:pPr>
        <w:tabs>
          <w:tab w:val="num" w:pos="4498"/>
        </w:tabs>
        <w:ind w:left="4498" w:hanging="420"/>
      </w:pPr>
    </w:lvl>
  </w:abstractNum>
  <w:abstractNum w:abstractNumId="15" w15:restartNumberingAfterBreak="0">
    <w:nsid w:val="00000022"/>
    <w:multiLevelType w:val="multilevel"/>
    <w:tmpl w:val="00000022"/>
    <w:lvl w:ilvl="0">
      <w:start w:val="1"/>
      <w:numFmt w:val="bullet"/>
      <w:lvlText w:val=""/>
      <w:lvlJc w:val="left"/>
      <w:pPr>
        <w:tabs>
          <w:tab w:val="num" w:pos="960"/>
        </w:tabs>
        <w:ind w:left="960" w:hanging="420"/>
      </w:pPr>
      <w:rPr>
        <w:rFonts w:ascii="Wingdings" w:hAnsi="Wingdings" w:hint="default"/>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16" w15:restartNumberingAfterBreak="0">
    <w:nsid w:val="00000025"/>
    <w:multiLevelType w:val="multilevel"/>
    <w:tmpl w:val="0000002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0000028"/>
    <w:multiLevelType w:val="singleLevel"/>
    <w:tmpl w:val="00000028"/>
    <w:lvl w:ilvl="0">
      <w:start w:val="1"/>
      <w:numFmt w:val="bullet"/>
      <w:lvlText w:val=""/>
      <w:lvlJc w:val="left"/>
      <w:pPr>
        <w:tabs>
          <w:tab w:val="num" w:pos="420"/>
        </w:tabs>
        <w:ind w:left="420" w:hanging="420"/>
      </w:pPr>
      <w:rPr>
        <w:rFonts w:ascii="Wingdings" w:hAnsi="Wingdings" w:hint="default"/>
      </w:rPr>
    </w:lvl>
  </w:abstractNum>
  <w:abstractNum w:abstractNumId="18" w15:restartNumberingAfterBreak="0">
    <w:nsid w:val="0199731B"/>
    <w:multiLevelType w:val="multilevel"/>
    <w:tmpl w:val="0199731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04FB4388"/>
    <w:multiLevelType w:val="multilevel"/>
    <w:tmpl w:val="D376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905A2"/>
    <w:multiLevelType w:val="multilevel"/>
    <w:tmpl w:val="9AB0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6F3A80"/>
    <w:multiLevelType w:val="hybridMultilevel"/>
    <w:tmpl w:val="F212350E"/>
    <w:lvl w:ilvl="0" w:tplc="5F42DD72">
      <w:start w:val="1"/>
      <w:numFmt w:val="decimal"/>
      <w:lvlText w:val="%1、"/>
      <w:lvlJc w:val="left"/>
      <w:pPr>
        <w:ind w:left="461" w:hanging="360"/>
      </w:pPr>
      <w:rPr>
        <w:rFonts w:hint="default"/>
      </w:rPr>
    </w:lvl>
    <w:lvl w:ilvl="1" w:tplc="04090019" w:tentative="1">
      <w:start w:val="1"/>
      <w:numFmt w:val="lowerLetter"/>
      <w:lvlText w:val="%2)"/>
      <w:lvlJc w:val="left"/>
      <w:pPr>
        <w:ind w:left="941" w:hanging="420"/>
      </w:pPr>
    </w:lvl>
    <w:lvl w:ilvl="2" w:tplc="0409001B" w:tentative="1">
      <w:start w:val="1"/>
      <w:numFmt w:val="lowerRoman"/>
      <w:lvlText w:val="%3."/>
      <w:lvlJc w:val="right"/>
      <w:pPr>
        <w:ind w:left="1361" w:hanging="420"/>
      </w:pPr>
    </w:lvl>
    <w:lvl w:ilvl="3" w:tplc="0409000F" w:tentative="1">
      <w:start w:val="1"/>
      <w:numFmt w:val="decimal"/>
      <w:lvlText w:val="%4."/>
      <w:lvlJc w:val="left"/>
      <w:pPr>
        <w:ind w:left="1781" w:hanging="420"/>
      </w:pPr>
    </w:lvl>
    <w:lvl w:ilvl="4" w:tplc="04090019" w:tentative="1">
      <w:start w:val="1"/>
      <w:numFmt w:val="lowerLetter"/>
      <w:lvlText w:val="%5)"/>
      <w:lvlJc w:val="left"/>
      <w:pPr>
        <w:ind w:left="2201" w:hanging="420"/>
      </w:pPr>
    </w:lvl>
    <w:lvl w:ilvl="5" w:tplc="0409001B" w:tentative="1">
      <w:start w:val="1"/>
      <w:numFmt w:val="lowerRoman"/>
      <w:lvlText w:val="%6."/>
      <w:lvlJc w:val="right"/>
      <w:pPr>
        <w:ind w:left="2621" w:hanging="420"/>
      </w:pPr>
    </w:lvl>
    <w:lvl w:ilvl="6" w:tplc="0409000F" w:tentative="1">
      <w:start w:val="1"/>
      <w:numFmt w:val="decimal"/>
      <w:lvlText w:val="%7."/>
      <w:lvlJc w:val="left"/>
      <w:pPr>
        <w:ind w:left="3041" w:hanging="420"/>
      </w:pPr>
    </w:lvl>
    <w:lvl w:ilvl="7" w:tplc="04090019" w:tentative="1">
      <w:start w:val="1"/>
      <w:numFmt w:val="lowerLetter"/>
      <w:lvlText w:val="%8)"/>
      <w:lvlJc w:val="left"/>
      <w:pPr>
        <w:ind w:left="3461" w:hanging="420"/>
      </w:pPr>
    </w:lvl>
    <w:lvl w:ilvl="8" w:tplc="0409001B" w:tentative="1">
      <w:start w:val="1"/>
      <w:numFmt w:val="lowerRoman"/>
      <w:lvlText w:val="%9."/>
      <w:lvlJc w:val="right"/>
      <w:pPr>
        <w:ind w:left="3881" w:hanging="420"/>
      </w:pPr>
    </w:lvl>
  </w:abstractNum>
  <w:abstractNum w:abstractNumId="22" w15:restartNumberingAfterBreak="0">
    <w:nsid w:val="18913723"/>
    <w:multiLevelType w:val="multilevel"/>
    <w:tmpl w:val="ECBE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F402BE"/>
    <w:multiLevelType w:val="hybridMultilevel"/>
    <w:tmpl w:val="20AE0B80"/>
    <w:lvl w:ilvl="0" w:tplc="D578E114">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29945F96"/>
    <w:multiLevelType w:val="hybridMultilevel"/>
    <w:tmpl w:val="9962D728"/>
    <w:lvl w:ilvl="0" w:tplc="E4BCB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1B7EF1"/>
    <w:multiLevelType w:val="hybridMultilevel"/>
    <w:tmpl w:val="288A6D8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1525FF6"/>
    <w:multiLevelType w:val="multilevel"/>
    <w:tmpl w:val="4720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010AC1"/>
    <w:multiLevelType w:val="hybridMultilevel"/>
    <w:tmpl w:val="7F427F78"/>
    <w:lvl w:ilvl="0" w:tplc="B7DADA9E">
      <w:start w:val="3"/>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E0A3691"/>
    <w:multiLevelType w:val="hybridMultilevel"/>
    <w:tmpl w:val="CD36049E"/>
    <w:lvl w:ilvl="0" w:tplc="5D6446C2">
      <w:start w:val="1"/>
      <w:numFmt w:val="decimal"/>
      <w:lvlText w:val="（%1）"/>
      <w:lvlJc w:val="left"/>
      <w:pPr>
        <w:ind w:left="6294" w:hanging="4200"/>
      </w:pPr>
      <w:rPr>
        <w:rFonts w:hint="default"/>
      </w:rPr>
    </w:lvl>
    <w:lvl w:ilvl="1" w:tplc="04090019" w:tentative="1">
      <w:start w:val="1"/>
      <w:numFmt w:val="lowerLetter"/>
      <w:lvlText w:val="%2)"/>
      <w:lvlJc w:val="left"/>
      <w:pPr>
        <w:ind w:left="2934" w:hanging="420"/>
      </w:pPr>
    </w:lvl>
    <w:lvl w:ilvl="2" w:tplc="0409001B" w:tentative="1">
      <w:start w:val="1"/>
      <w:numFmt w:val="lowerRoman"/>
      <w:lvlText w:val="%3."/>
      <w:lvlJc w:val="right"/>
      <w:pPr>
        <w:ind w:left="3354" w:hanging="420"/>
      </w:pPr>
    </w:lvl>
    <w:lvl w:ilvl="3" w:tplc="0409000F" w:tentative="1">
      <w:start w:val="1"/>
      <w:numFmt w:val="decimal"/>
      <w:lvlText w:val="%4."/>
      <w:lvlJc w:val="left"/>
      <w:pPr>
        <w:ind w:left="3774" w:hanging="420"/>
      </w:pPr>
    </w:lvl>
    <w:lvl w:ilvl="4" w:tplc="04090019" w:tentative="1">
      <w:start w:val="1"/>
      <w:numFmt w:val="lowerLetter"/>
      <w:lvlText w:val="%5)"/>
      <w:lvlJc w:val="left"/>
      <w:pPr>
        <w:ind w:left="4194" w:hanging="420"/>
      </w:pPr>
    </w:lvl>
    <w:lvl w:ilvl="5" w:tplc="0409001B" w:tentative="1">
      <w:start w:val="1"/>
      <w:numFmt w:val="lowerRoman"/>
      <w:lvlText w:val="%6."/>
      <w:lvlJc w:val="right"/>
      <w:pPr>
        <w:ind w:left="4614" w:hanging="420"/>
      </w:pPr>
    </w:lvl>
    <w:lvl w:ilvl="6" w:tplc="0409000F" w:tentative="1">
      <w:start w:val="1"/>
      <w:numFmt w:val="decimal"/>
      <w:lvlText w:val="%7."/>
      <w:lvlJc w:val="left"/>
      <w:pPr>
        <w:ind w:left="5034" w:hanging="420"/>
      </w:pPr>
    </w:lvl>
    <w:lvl w:ilvl="7" w:tplc="04090019" w:tentative="1">
      <w:start w:val="1"/>
      <w:numFmt w:val="lowerLetter"/>
      <w:lvlText w:val="%8)"/>
      <w:lvlJc w:val="left"/>
      <w:pPr>
        <w:ind w:left="5454" w:hanging="420"/>
      </w:pPr>
    </w:lvl>
    <w:lvl w:ilvl="8" w:tplc="0409001B" w:tentative="1">
      <w:start w:val="1"/>
      <w:numFmt w:val="lowerRoman"/>
      <w:lvlText w:val="%9."/>
      <w:lvlJc w:val="right"/>
      <w:pPr>
        <w:ind w:left="5874" w:hanging="420"/>
      </w:pPr>
    </w:lvl>
  </w:abstractNum>
  <w:abstractNum w:abstractNumId="29" w15:restartNumberingAfterBreak="0">
    <w:nsid w:val="43EC71F8"/>
    <w:multiLevelType w:val="multilevel"/>
    <w:tmpl w:val="12267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2A28D6"/>
    <w:multiLevelType w:val="hybridMultilevel"/>
    <w:tmpl w:val="A1966678"/>
    <w:lvl w:ilvl="0" w:tplc="7ED4F334">
      <w:start w:val="1"/>
      <w:numFmt w:val="decimal"/>
      <w:lvlText w:val="%1）"/>
      <w:lvlJc w:val="left"/>
      <w:pPr>
        <w:ind w:left="135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31" w15:restartNumberingAfterBreak="0">
    <w:nsid w:val="6AA17540"/>
    <w:multiLevelType w:val="hybridMultilevel"/>
    <w:tmpl w:val="D0BC5870"/>
    <w:lvl w:ilvl="0" w:tplc="1FE8779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95A4048"/>
    <w:multiLevelType w:val="multilevel"/>
    <w:tmpl w:val="B1E4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3"/>
  </w:num>
  <w:num w:numId="3">
    <w:abstractNumId w:val="23"/>
  </w:num>
  <w:num w:numId="4">
    <w:abstractNumId w:val="23"/>
  </w:num>
  <w:num w:numId="5">
    <w:abstractNumId w:val="31"/>
  </w:num>
  <w:num w:numId="6">
    <w:abstractNumId w:val="30"/>
  </w:num>
  <w:num w:numId="7">
    <w:abstractNumId w:val="5"/>
  </w:num>
  <w:num w:numId="8">
    <w:abstractNumId w:val="11"/>
  </w:num>
  <w:num w:numId="9">
    <w:abstractNumId w:val="10"/>
  </w:num>
  <w:num w:numId="10">
    <w:abstractNumId w:val="6"/>
  </w:num>
  <w:num w:numId="11">
    <w:abstractNumId w:val="7"/>
  </w:num>
  <w:num w:numId="12">
    <w:abstractNumId w:val="9"/>
  </w:num>
  <w:num w:numId="13">
    <w:abstractNumId w:val="15"/>
  </w:num>
  <w:num w:numId="14">
    <w:abstractNumId w:val="8"/>
  </w:num>
  <w:num w:numId="15">
    <w:abstractNumId w:val="13"/>
  </w:num>
  <w:num w:numId="16">
    <w:abstractNumId w:val="12"/>
  </w:num>
  <w:num w:numId="17">
    <w:abstractNumId w:val="4"/>
  </w:num>
  <w:num w:numId="18">
    <w:abstractNumId w:val="17"/>
  </w:num>
  <w:num w:numId="19">
    <w:abstractNumId w:val="2"/>
  </w:num>
  <w:num w:numId="20">
    <w:abstractNumId w:val="3"/>
  </w:num>
  <w:num w:numId="21">
    <w:abstractNumId w:val="16"/>
  </w:num>
  <w:num w:numId="22">
    <w:abstractNumId w:val="14"/>
  </w:num>
  <w:num w:numId="23">
    <w:abstractNumId w:val="24"/>
  </w:num>
  <w:num w:numId="24">
    <w:abstractNumId w:val="27"/>
  </w:num>
  <w:num w:numId="25">
    <w:abstractNumId w:val="26"/>
  </w:num>
  <w:num w:numId="26">
    <w:abstractNumId w:val="32"/>
  </w:num>
  <w:num w:numId="27">
    <w:abstractNumId w:val="22"/>
  </w:num>
  <w:num w:numId="28">
    <w:abstractNumId w:val="19"/>
  </w:num>
  <w:num w:numId="29">
    <w:abstractNumId w:val="20"/>
  </w:num>
  <w:num w:numId="30">
    <w:abstractNumId w:val="25"/>
  </w:num>
  <w:num w:numId="31">
    <w:abstractNumId w:val="1"/>
  </w:num>
  <w:num w:numId="32">
    <w:abstractNumId w:val="0"/>
  </w:num>
  <w:num w:numId="33">
    <w:abstractNumId w:val="21"/>
  </w:num>
  <w:num w:numId="34">
    <w:abstractNumId w:val="29"/>
  </w:num>
  <w:num w:numId="35">
    <w:abstractNumId w:val="18"/>
  </w:num>
  <w:num w:numId="36">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861"/>
    <w:rsid w:val="00011B57"/>
    <w:rsid w:val="0001700A"/>
    <w:rsid w:val="000327F2"/>
    <w:rsid w:val="0003712C"/>
    <w:rsid w:val="00037DF8"/>
    <w:rsid w:val="00045631"/>
    <w:rsid w:val="00045A49"/>
    <w:rsid w:val="00050003"/>
    <w:rsid w:val="00060837"/>
    <w:rsid w:val="00065FBC"/>
    <w:rsid w:val="000701D6"/>
    <w:rsid w:val="0008448A"/>
    <w:rsid w:val="00096DAB"/>
    <w:rsid w:val="000A38EE"/>
    <w:rsid w:val="000B15C2"/>
    <w:rsid w:val="000D4A25"/>
    <w:rsid w:val="000D521F"/>
    <w:rsid w:val="000E5298"/>
    <w:rsid w:val="000F0767"/>
    <w:rsid w:val="001065F9"/>
    <w:rsid w:val="0010736A"/>
    <w:rsid w:val="00153158"/>
    <w:rsid w:val="00153FCD"/>
    <w:rsid w:val="00187267"/>
    <w:rsid w:val="00196B7C"/>
    <w:rsid w:val="001C4B96"/>
    <w:rsid w:val="001D021F"/>
    <w:rsid w:val="001D5EFB"/>
    <w:rsid w:val="001D62A4"/>
    <w:rsid w:val="002054B2"/>
    <w:rsid w:val="0021049F"/>
    <w:rsid w:val="00216FC4"/>
    <w:rsid w:val="00221DF6"/>
    <w:rsid w:val="002253C0"/>
    <w:rsid w:val="00226336"/>
    <w:rsid w:val="0027186F"/>
    <w:rsid w:val="00271B3C"/>
    <w:rsid w:val="0028461E"/>
    <w:rsid w:val="00285C43"/>
    <w:rsid w:val="00287BD4"/>
    <w:rsid w:val="002B029E"/>
    <w:rsid w:val="002B17D7"/>
    <w:rsid w:val="002C3885"/>
    <w:rsid w:val="002C78A4"/>
    <w:rsid w:val="00306F9F"/>
    <w:rsid w:val="00334C68"/>
    <w:rsid w:val="00377C82"/>
    <w:rsid w:val="0039137E"/>
    <w:rsid w:val="00394FFB"/>
    <w:rsid w:val="003A132E"/>
    <w:rsid w:val="003B2247"/>
    <w:rsid w:val="003D6E64"/>
    <w:rsid w:val="003D7097"/>
    <w:rsid w:val="003E7EEE"/>
    <w:rsid w:val="003F2161"/>
    <w:rsid w:val="003F251A"/>
    <w:rsid w:val="004033A0"/>
    <w:rsid w:val="00467D14"/>
    <w:rsid w:val="00497DE4"/>
    <w:rsid w:val="004C097D"/>
    <w:rsid w:val="004C15F6"/>
    <w:rsid w:val="004C2B1F"/>
    <w:rsid w:val="004C2BF0"/>
    <w:rsid w:val="004C4CC9"/>
    <w:rsid w:val="004C65FC"/>
    <w:rsid w:val="004F023F"/>
    <w:rsid w:val="00502605"/>
    <w:rsid w:val="00504B5E"/>
    <w:rsid w:val="00530372"/>
    <w:rsid w:val="00567356"/>
    <w:rsid w:val="00573394"/>
    <w:rsid w:val="00591CF2"/>
    <w:rsid w:val="00593031"/>
    <w:rsid w:val="005A728B"/>
    <w:rsid w:val="005B67FF"/>
    <w:rsid w:val="005C0362"/>
    <w:rsid w:val="005E2762"/>
    <w:rsid w:val="00610C55"/>
    <w:rsid w:val="0065292D"/>
    <w:rsid w:val="006675B6"/>
    <w:rsid w:val="006877A9"/>
    <w:rsid w:val="00694AF5"/>
    <w:rsid w:val="006D4552"/>
    <w:rsid w:val="006E2FC2"/>
    <w:rsid w:val="006E7867"/>
    <w:rsid w:val="007132E5"/>
    <w:rsid w:val="00715811"/>
    <w:rsid w:val="00720F80"/>
    <w:rsid w:val="00727773"/>
    <w:rsid w:val="00742BDB"/>
    <w:rsid w:val="00747E8E"/>
    <w:rsid w:val="0076533C"/>
    <w:rsid w:val="00776683"/>
    <w:rsid w:val="007A1492"/>
    <w:rsid w:val="007B0C5C"/>
    <w:rsid w:val="007C611C"/>
    <w:rsid w:val="007E260C"/>
    <w:rsid w:val="00806ED9"/>
    <w:rsid w:val="008360A0"/>
    <w:rsid w:val="00840FEB"/>
    <w:rsid w:val="008478FE"/>
    <w:rsid w:val="00894653"/>
    <w:rsid w:val="008A5483"/>
    <w:rsid w:val="008A60AC"/>
    <w:rsid w:val="008D5D11"/>
    <w:rsid w:val="00925104"/>
    <w:rsid w:val="00936BDE"/>
    <w:rsid w:val="00951FE7"/>
    <w:rsid w:val="00956067"/>
    <w:rsid w:val="0095799A"/>
    <w:rsid w:val="00995790"/>
    <w:rsid w:val="009A1E80"/>
    <w:rsid w:val="009A4B56"/>
    <w:rsid w:val="009B2A54"/>
    <w:rsid w:val="009C6E6F"/>
    <w:rsid w:val="009D7F75"/>
    <w:rsid w:val="009F596B"/>
    <w:rsid w:val="00A00CF1"/>
    <w:rsid w:val="00A14C21"/>
    <w:rsid w:val="00A239FD"/>
    <w:rsid w:val="00A37CBF"/>
    <w:rsid w:val="00A82230"/>
    <w:rsid w:val="00AA6395"/>
    <w:rsid w:val="00AC4E5C"/>
    <w:rsid w:val="00AE6F79"/>
    <w:rsid w:val="00AF4E33"/>
    <w:rsid w:val="00B347DF"/>
    <w:rsid w:val="00B34A91"/>
    <w:rsid w:val="00B5691E"/>
    <w:rsid w:val="00B577B1"/>
    <w:rsid w:val="00B678F8"/>
    <w:rsid w:val="00B7148F"/>
    <w:rsid w:val="00B818E5"/>
    <w:rsid w:val="00B821C2"/>
    <w:rsid w:val="00B92DAD"/>
    <w:rsid w:val="00BA0EAC"/>
    <w:rsid w:val="00BC3E82"/>
    <w:rsid w:val="00C13519"/>
    <w:rsid w:val="00C25E55"/>
    <w:rsid w:val="00C26861"/>
    <w:rsid w:val="00C279A2"/>
    <w:rsid w:val="00C57D9D"/>
    <w:rsid w:val="00C67C01"/>
    <w:rsid w:val="00C80E53"/>
    <w:rsid w:val="00C91635"/>
    <w:rsid w:val="00C9799D"/>
    <w:rsid w:val="00CA1255"/>
    <w:rsid w:val="00CA2FD6"/>
    <w:rsid w:val="00CA31A1"/>
    <w:rsid w:val="00CA7A9D"/>
    <w:rsid w:val="00CB5F7D"/>
    <w:rsid w:val="00CB792D"/>
    <w:rsid w:val="00CC1120"/>
    <w:rsid w:val="00CD4EF0"/>
    <w:rsid w:val="00CD7B9A"/>
    <w:rsid w:val="00CE5BF8"/>
    <w:rsid w:val="00D0253C"/>
    <w:rsid w:val="00D0645F"/>
    <w:rsid w:val="00D13DBE"/>
    <w:rsid w:val="00D651F9"/>
    <w:rsid w:val="00D767FC"/>
    <w:rsid w:val="00D93456"/>
    <w:rsid w:val="00DA3D36"/>
    <w:rsid w:val="00DB2979"/>
    <w:rsid w:val="00DB7A72"/>
    <w:rsid w:val="00DC4504"/>
    <w:rsid w:val="00DD650E"/>
    <w:rsid w:val="00E25C00"/>
    <w:rsid w:val="00E45B01"/>
    <w:rsid w:val="00E52E89"/>
    <w:rsid w:val="00E63003"/>
    <w:rsid w:val="00E84F33"/>
    <w:rsid w:val="00ED6C23"/>
    <w:rsid w:val="00EF7397"/>
    <w:rsid w:val="00F02724"/>
    <w:rsid w:val="00F259B2"/>
    <w:rsid w:val="00F3122A"/>
    <w:rsid w:val="00F31B9A"/>
    <w:rsid w:val="00F32C70"/>
    <w:rsid w:val="00F736B5"/>
    <w:rsid w:val="00FA49BE"/>
    <w:rsid w:val="00FA74C0"/>
    <w:rsid w:val="00FC6153"/>
    <w:rsid w:val="00FD289D"/>
    <w:rsid w:val="00FF1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3C409"/>
  <w15:chartTrackingRefBased/>
  <w15:docId w15:val="{8ECF5592-CEA3-4AC7-8909-48B90F861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C4E5C"/>
    <w:pPr>
      <w:widowControl w:val="0"/>
      <w:spacing w:line="300" w:lineRule="auto"/>
      <w:ind w:firstLineChars="200" w:firstLine="420"/>
      <w:jc w:val="both"/>
    </w:pPr>
    <w:rPr>
      <w:rFonts w:ascii="Times New Roman" w:eastAsia="宋体" w:hAnsi="Times New Roman"/>
    </w:rPr>
  </w:style>
  <w:style w:type="paragraph" w:styleId="1">
    <w:name w:val="heading 1"/>
    <w:basedOn w:val="a0"/>
    <w:next w:val="a0"/>
    <w:link w:val="10"/>
    <w:uiPriority w:val="9"/>
    <w:qFormat/>
    <w:rsid w:val="00C80E53"/>
    <w:pPr>
      <w:keepNext/>
      <w:keepLines/>
      <w:spacing w:beforeLines="50" w:before="156" w:afterLines="200" w:after="624" w:line="240" w:lineRule="auto"/>
      <w:ind w:firstLineChars="0" w:firstLine="0"/>
      <w:jc w:val="center"/>
      <w:outlineLvl w:val="0"/>
    </w:pPr>
    <w:rPr>
      <w:rFonts w:eastAsia="黑体"/>
      <w:b/>
      <w:bCs/>
      <w:kern w:val="44"/>
      <w:sz w:val="36"/>
      <w:szCs w:val="44"/>
    </w:rPr>
  </w:style>
  <w:style w:type="paragraph" w:styleId="2">
    <w:name w:val="heading 2"/>
    <w:basedOn w:val="a0"/>
    <w:next w:val="a0"/>
    <w:link w:val="20"/>
    <w:uiPriority w:val="9"/>
    <w:unhideWhenUsed/>
    <w:qFormat/>
    <w:rsid w:val="00C80E53"/>
    <w:pPr>
      <w:keepNext/>
      <w:keepLines/>
      <w:spacing w:beforeLines="50" w:before="50" w:afterLines="50" w:after="50" w:line="240" w:lineRule="auto"/>
      <w:ind w:leftChars="50" w:left="50" w:firstLineChars="0" w:firstLine="0"/>
      <w:outlineLvl w:val="1"/>
    </w:pPr>
    <w:rPr>
      <w:rFonts w:eastAsia="黑体" w:cstheme="majorBidi"/>
      <w:b/>
      <w:bCs/>
      <w:sz w:val="30"/>
      <w:szCs w:val="32"/>
    </w:rPr>
  </w:style>
  <w:style w:type="paragraph" w:styleId="3">
    <w:name w:val="heading 3"/>
    <w:basedOn w:val="a0"/>
    <w:next w:val="a0"/>
    <w:link w:val="30"/>
    <w:uiPriority w:val="9"/>
    <w:unhideWhenUsed/>
    <w:qFormat/>
    <w:rsid w:val="00C80E53"/>
    <w:pPr>
      <w:keepNext/>
      <w:keepLines/>
      <w:spacing w:beforeLines="50" w:before="50" w:afterLines="50" w:after="50" w:line="240" w:lineRule="auto"/>
      <w:ind w:leftChars="100" w:left="100" w:firstLineChars="0" w:firstLine="0"/>
      <w:outlineLvl w:val="2"/>
    </w:pPr>
    <w:rPr>
      <w:rFonts w:eastAsia="黑体"/>
      <w:b/>
      <w:bCs/>
      <w:sz w:val="24"/>
      <w:szCs w:val="32"/>
    </w:rPr>
  </w:style>
  <w:style w:type="paragraph" w:styleId="4">
    <w:name w:val="heading 4"/>
    <w:basedOn w:val="a0"/>
    <w:next w:val="a0"/>
    <w:link w:val="40"/>
    <w:unhideWhenUsed/>
    <w:qFormat/>
    <w:rsid w:val="00530372"/>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nhideWhenUsed/>
    <w:qFormat/>
    <w:rsid w:val="00530372"/>
    <w:pPr>
      <w:keepNext/>
      <w:keepLines/>
      <w:spacing w:before="280" w:after="290" w:line="376" w:lineRule="auto"/>
      <w:outlineLvl w:val="4"/>
    </w:pPr>
    <w:rPr>
      <w:b/>
      <w:bCs/>
      <w:szCs w:val="28"/>
    </w:rPr>
  </w:style>
  <w:style w:type="paragraph" w:styleId="6">
    <w:name w:val="heading 6"/>
    <w:basedOn w:val="a0"/>
    <w:next w:val="a0"/>
    <w:link w:val="60"/>
    <w:unhideWhenUsed/>
    <w:qFormat/>
    <w:rsid w:val="0089465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unhideWhenUsed/>
    <w:qFormat/>
    <w:rsid w:val="00894653"/>
    <w:pPr>
      <w:keepNext/>
      <w:keepLines/>
      <w:spacing w:before="240" w:after="64" w:line="320" w:lineRule="auto"/>
      <w:outlineLvl w:val="6"/>
    </w:pPr>
    <w:rPr>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80E53"/>
    <w:rPr>
      <w:rFonts w:ascii="Times New Roman" w:eastAsia="黑体" w:hAnsi="Times New Roman"/>
      <w:b/>
      <w:bCs/>
      <w:kern w:val="44"/>
      <w:sz w:val="36"/>
      <w:szCs w:val="44"/>
    </w:rPr>
  </w:style>
  <w:style w:type="character" w:customStyle="1" w:styleId="20">
    <w:name w:val="标题 2 字符"/>
    <w:basedOn w:val="a1"/>
    <w:link w:val="2"/>
    <w:uiPriority w:val="9"/>
    <w:rsid w:val="00C80E53"/>
    <w:rPr>
      <w:rFonts w:ascii="Times New Roman" w:eastAsia="黑体" w:hAnsi="Times New Roman" w:cstheme="majorBidi"/>
      <w:b/>
      <w:bCs/>
      <w:sz w:val="30"/>
      <w:szCs w:val="32"/>
    </w:rPr>
  </w:style>
  <w:style w:type="character" w:customStyle="1" w:styleId="30">
    <w:name w:val="标题 3 字符"/>
    <w:basedOn w:val="a1"/>
    <w:link w:val="3"/>
    <w:uiPriority w:val="9"/>
    <w:rsid w:val="00C80E53"/>
    <w:rPr>
      <w:rFonts w:ascii="Times New Roman" w:eastAsia="黑体" w:hAnsi="Times New Roman"/>
      <w:b/>
      <w:bCs/>
      <w:sz w:val="24"/>
      <w:szCs w:val="32"/>
    </w:rPr>
  </w:style>
  <w:style w:type="character" w:customStyle="1" w:styleId="40">
    <w:name w:val="标题 4 字符"/>
    <w:basedOn w:val="a1"/>
    <w:link w:val="4"/>
    <w:uiPriority w:val="9"/>
    <w:rsid w:val="00530372"/>
    <w:rPr>
      <w:rFonts w:asciiTheme="majorHAnsi" w:eastAsiaTheme="majorEastAsia" w:hAnsiTheme="majorHAnsi" w:cstheme="majorBidi"/>
      <w:b/>
      <w:bCs/>
      <w:szCs w:val="28"/>
    </w:rPr>
  </w:style>
  <w:style w:type="character" w:customStyle="1" w:styleId="50">
    <w:name w:val="标题 5 字符"/>
    <w:basedOn w:val="a1"/>
    <w:link w:val="5"/>
    <w:rsid w:val="00530372"/>
    <w:rPr>
      <w:rFonts w:ascii="Times New Roman" w:eastAsia="宋体" w:hAnsi="Times New Roman"/>
      <w:b/>
      <w:bCs/>
      <w:szCs w:val="28"/>
    </w:rPr>
  </w:style>
  <w:style w:type="character" w:customStyle="1" w:styleId="60">
    <w:name w:val="标题 6 字符"/>
    <w:basedOn w:val="a1"/>
    <w:link w:val="6"/>
    <w:rsid w:val="00894653"/>
    <w:rPr>
      <w:rFonts w:asciiTheme="majorHAnsi" w:eastAsiaTheme="majorEastAsia" w:hAnsiTheme="majorHAnsi" w:cstheme="majorBidi"/>
      <w:b/>
      <w:bCs/>
      <w:sz w:val="24"/>
      <w:szCs w:val="24"/>
    </w:rPr>
  </w:style>
  <w:style w:type="character" w:customStyle="1" w:styleId="70">
    <w:name w:val="标题 7 字符"/>
    <w:basedOn w:val="a1"/>
    <w:link w:val="7"/>
    <w:uiPriority w:val="9"/>
    <w:rsid w:val="00894653"/>
    <w:rPr>
      <w:rFonts w:ascii="Times New Roman" w:eastAsia="宋体" w:hAnsi="Times New Roman"/>
      <w:b/>
      <w:bCs/>
      <w:sz w:val="24"/>
      <w:szCs w:val="24"/>
    </w:rPr>
  </w:style>
  <w:style w:type="paragraph" w:styleId="a4">
    <w:name w:val="header"/>
    <w:basedOn w:val="a0"/>
    <w:link w:val="a5"/>
    <w:uiPriority w:val="99"/>
    <w:unhideWhenUsed/>
    <w:rsid w:val="008A60AC"/>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1"/>
    <w:link w:val="a4"/>
    <w:uiPriority w:val="99"/>
    <w:rsid w:val="008A60AC"/>
    <w:rPr>
      <w:rFonts w:ascii="Times New Roman" w:eastAsia="宋体" w:hAnsi="Times New Roman"/>
      <w:sz w:val="18"/>
      <w:szCs w:val="18"/>
    </w:rPr>
  </w:style>
  <w:style w:type="paragraph" w:styleId="a6">
    <w:name w:val="footer"/>
    <w:basedOn w:val="a0"/>
    <w:link w:val="a7"/>
    <w:uiPriority w:val="99"/>
    <w:unhideWhenUsed/>
    <w:rsid w:val="008A60AC"/>
    <w:pPr>
      <w:tabs>
        <w:tab w:val="center" w:pos="4153"/>
        <w:tab w:val="right" w:pos="8306"/>
      </w:tabs>
      <w:snapToGrid w:val="0"/>
      <w:spacing w:line="240" w:lineRule="auto"/>
      <w:jc w:val="left"/>
    </w:pPr>
    <w:rPr>
      <w:sz w:val="18"/>
      <w:szCs w:val="18"/>
    </w:rPr>
  </w:style>
  <w:style w:type="character" w:customStyle="1" w:styleId="a7">
    <w:name w:val="页脚 字符"/>
    <w:basedOn w:val="a1"/>
    <w:link w:val="a6"/>
    <w:uiPriority w:val="99"/>
    <w:rsid w:val="008A60AC"/>
    <w:rPr>
      <w:rFonts w:ascii="Times New Roman" w:eastAsia="宋体" w:hAnsi="Times New Roman"/>
      <w:sz w:val="18"/>
      <w:szCs w:val="18"/>
    </w:rPr>
  </w:style>
  <w:style w:type="paragraph" w:styleId="a8">
    <w:name w:val="No Spacing"/>
    <w:uiPriority w:val="1"/>
    <w:qFormat/>
    <w:rsid w:val="00CA31A1"/>
    <w:pPr>
      <w:widowControl w:val="0"/>
      <w:ind w:firstLineChars="200" w:firstLine="200"/>
      <w:jc w:val="both"/>
    </w:pPr>
    <w:rPr>
      <w:rFonts w:ascii="Times New Roman" w:eastAsia="宋体" w:hAnsi="Times New Roman"/>
    </w:rPr>
  </w:style>
  <w:style w:type="character" w:styleId="a9">
    <w:name w:val="Hyperlink"/>
    <w:basedOn w:val="a1"/>
    <w:uiPriority w:val="99"/>
    <w:unhideWhenUsed/>
    <w:rsid w:val="00B34A91"/>
    <w:rPr>
      <w:color w:val="0563C1" w:themeColor="hyperlink"/>
      <w:u w:val="single"/>
    </w:rPr>
  </w:style>
  <w:style w:type="paragraph" w:styleId="TOC1">
    <w:name w:val="toc 1"/>
    <w:basedOn w:val="a0"/>
    <w:next w:val="a0"/>
    <w:autoRedefine/>
    <w:uiPriority w:val="39"/>
    <w:unhideWhenUsed/>
    <w:rsid w:val="00E45B01"/>
    <w:pPr>
      <w:tabs>
        <w:tab w:val="right" w:leader="dot" w:pos="9061"/>
      </w:tabs>
      <w:ind w:firstLineChars="0" w:firstLine="0"/>
    </w:pPr>
    <w:rPr>
      <w:rFonts w:eastAsia="黑体"/>
      <w:noProof/>
    </w:rPr>
  </w:style>
  <w:style w:type="paragraph" w:customStyle="1" w:styleId="aa">
    <w:name w:val="图表题注"/>
    <w:basedOn w:val="a0"/>
    <w:next w:val="a0"/>
    <w:rsid w:val="00894653"/>
    <w:pPr>
      <w:spacing w:beforeLines="50" w:before="50" w:afterLines="50" w:after="50" w:line="288" w:lineRule="auto"/>
      <w:ind w:firstLineChars="0" w:firstLine="0"/>
      <w:jc w:val="center"/>
    </w:pPr>
    <w:rPr>
      <w:rFonts w:cs="Times New Roman"/>
      <w:noProof/>
      <w:szCs w:val="21"/>
    </w:rPr>
  </w:style>
  <w:style w:type="paragraph" w:styleId="ab">
    <w:name w:val="Plain Text"/>
    <w:basedOn w:val="a0"/>
    <w:link w:val="ac"/>
    <w:rsid w:val="00894653"/>
    <w:pPr>
      <w:spacing w:line="288" w:lineRule="auto"/>
      <w:ind w:left="492" w:firstLineChars="0" w:firstLine="0"/>
      <w:outlineLvl w:val="0"/>
    </w:pPr>
    <w:rPr>
      <w:rFonts w:ascii="宋体" w:hAnsi="Courier New" w:cs="Times New Roman"/>
      <w:szCs w:val="20"/>
    </w:rPr>
  </w:style>
  <w:style w:type="character" w:customStyle="1" w:styleId="ac">
    <w:name w:val="纯文本 字符"/>
    <w:basedOn w:val="a1"/>
    <w:link w:val="ab"/>
    <w:rsid w:val="00894653"/>
    <w:rPr>
      <w:rFonts w:ascii="宋体" w:eastAsia="宋体" w:hAnsi="Courier New" w:cs="Times New Roman"/>
      <w:szCs w:val="20"/>
    </w:rPr>
  </w:style>
  <w:style w:type="paragraph" w:styleId="ad">
    <w:name w:val="footnote text"/>
    <w:basedOn w:val="a0"/>
    <w:link w:val="ae"/>
    <w:uiPriority w:val="99"/>
    <w:rsid w:val="00894653"/>
    <w:pPr>
      <w:snapToGrid w:val="0"/>
      <w:spacing w:line="288" w:lineRule="auto"/>
      <w:ind w:firstLineChars="0" w:firstLine="0"/>
      <w:jc w:val="left"/>
    </w:pPr>
    <w:rPr>
      <w:rFonts w:cs="Times New Roman"/>
      <w:noProof/>
      <w:sz w:val="18"/>
      <w:szCs w:val="18"/>
    </w:rPr>
  </w:style>
  <w:style w:type="character" w:customStyle="1" w:styleId="ae">
    <w:name w:val="脚注文本 字符"/>
    <w:basedOn w:val="a1"/>
    <w:link w:val="ad"/>
    <w:semiHidden/>
    <w:rsid w:val="00894653"/>
    <w:rPr>
      <w:rFonts w:ascii="Times New Roman" w:eastAsia="宋体" w:hAnsi="Times New Roman" w:cs="Times New Roman"/>
      <w:noProof/>
      <w:sz w:val="18"/>
      <w:szCs w:val="18"/>
    </w:rPr>
  </w:style>
  <w:style w:type="paragraph" w:customStyle="1" w:styleId="af">
    <w:name w:val="公式"/>
    <w:basedOn w:val="a0"/>
    <w:next w:val="a0"/>
    <w:autoRedefine/>
    <w:rsid w:val="00894653"/>
    <w:pPr>
      <w:tabs>
        <w:tab w:val="right" w:pos="8971"/>
      </w:tabs>
      <w:spacing w:beforeLines="50" w:before="120" w:afterLines="50" w:after="120" w:line="240" w:lineRule="auto"/>
      <w:ind w:firstLine="480"/>
    </w:pPr>
    <w:rPr>
      <w:rFonts w:cs="Times New Roman"/>
      <w:noProof/>
      <w:sz w:val="24"/>
      <w:szCs w:val="21"/>
    </w:rPr>
  </w:style>
  <w:style w:type="character" w:styleId="af0">
    <w:name w:val="footnote reference"/>
    <w:uiPriority w:val="99"/>
    <w:rsid w:val="00894653"/>
    <w:rPr>
      <w:vertAlign w:val="superscript"/>
    </w:rPr>
  </w:style>
  <w:style w:type="paragraph" w:styleId="TOC2">
    <w:name w:val="toc 2"/>
    <w:basedOn w:val="a0"/>
    <w:next w:val="a0"/>
    <w:autoRedefine/>
    <w:uiPriority w:val="39"/>
    <w:unhideWhenUsed/>
    <w:rsid w:val="00D13DBE"/>
    <w:pPr>
      <w:ind w:leftChars="200" w:left="200" w:firstLineChars="0" w:firstLine="0"/>
    </w:pPr>
  </w:style>
  <w:style w:type="paragraph" w:styleId="TOC3">
    <w:name w:val="toc 3"/>
    <w:basedOn w:val="a0"/>
    <w:next w:val="a0"/>
    <w:autoRedefine/>
    <w:uiPriority w:val="39"/>
    <w:unhideWhenUsed/>
    <w:rsid w:val="00D13DBE"/>
    <w:pPr>
      <w:ind w:leftChars="400" w:left="400" w:firstLineChars="0" w:firstLine="0"/>
    </w:pPr>
  </w:style>
  <w:style w:type="paragraph" w:customStyle="1" w:styleId="a">
    <w:name w:val="参考文献"/>
    <w:basedOn w:val="a0"/>
    <w:rsid w:val="00A00CF1"/>
    <w:pPr>
      <w:numPr>
        <w:numId w:val="5"/>
      </w:numPr>
      <w:overflowPunct w:val="0"/>
      <w:autoSpaceDN w:val="0"/>
      <w:adjustRightInd w:val="0"/>
      <w:snapToGrid w:val="0"/>
      <w:spacing w:line="288" w:lineRule="auto"/>
      <w:ind w:firstLineChars="0" w:firstLine="0"/>
    </w:pPr>
    <w:rPr>
      <w:rFonts w:cs="Courier New"/>
      <w:noProof/>
      <w:snapToGrid w:val="0"/>
      <w:kern w:val="0"/>
      <w:szCs w:val="21"/>
    </w:rPr>
  </w:style>
  <w:style w:type="character" w:customStyle="1" w:styleId="MTEquationSection">
    <w:name w:val="MTEquationSection"/>
    <w:basedOn w:val="a1"/>
    <w:rsid w:val="00A82230"/>
    <w:rPr>
      <w:rFonts w:eastAsia="黑体" w:cs="Times New Roman"/>
      <w:vanish/>
      <w:color w:val="FF0000"/>
      <w:sz w:val="32"/>
      <w:szCs w:val="32"/>
    </w:rPr>
  </w:style>
  <w:style w:type="paragraph" w:customStyle="1" w:styleId="MTDisplayEquation">
    <w:name w:val="MTDisplayEquation"/>
    <w:basedOn w:val="a0"/>
    <w:next w:val="a0"/>
    <w:link w:val="MTDisplayEquation0"/>
    <w:rsid w:val="00A82230"/>
    <w:pPr>
      <w:tabs>
        <w:tab w:val="center" w:pos="4540"/>
        <w:tab w:val="right" w:pos="9080"/>
      </w:tabs>
      <w:ind w:firstLine="480"/>
    </w:pPr>
    <w:rPr>
      <w:sz w:val="24"/>
    </w:rPr>
  </w:style>
  <w:style w:type="character" w:customStyle="1" w:styleId="MTDisplayEquation0">
    <w:name w:val="MTDisplayEquation 字符"/>
    <w:basedOn w:val="a1"/>
    <w:link w:val="MTDisplayEquation"/>
    <w:rsid w:val="00A82230"/>
    <w:rPr>
      <w:rFonts w:ascii="Times New Roman" w:eastAsia="宋体" w:hAnsi="Times New Roman"/>
      <w:sz w:val="24"/>
    </w:rPr>
  </w:style>
  <w:style w:type="character" w:styleId="af1">
    <w:name w:val="annotation reference"/>
    <w:basedOn w:val="a1"/>
    <w:unhideWhenUsed/>
    <w:rsid w:val="00D0645F"/>
    <w:rPr>
      <w:sz w:val="21"/>
      <w:szCs w:val="21"/>
    </w:rPr>
  </w:style>
  <w:style w:type="paragraph" w:styleId="af2">
    <w:name w:val="annotation text"/>
    <w:basedOn w:val="a0"/>
    <w:link w:val="af3"/>
    <w:unhideWhenUsed/>
    <w:rsid w:val="00D0645F"/>
    <w:pPr>
      <w:jc w:val="left"/>
    </w:pPr>
  </w:style>
  <w:style w:type="character" w:customStyle="1" w:styleId="af3">
    <w:name w:val="批注文字 字符"/>
    <w:basedOn w:val="a1"/>
    <w:link w:val="af2"/>
    <w:uiPriority w:val="99"/>
    <w:semiHidden/>
    <w:rsid w:val="00D0645F"/>
    <w:rPr>
      <w:rFonts w:ascii="Times New Roman" w:eastAsia="宋体" w:hAnsi="Times New Roman"/>
    </w:rPr>
  </w:style>
  <w:style w:type="paragraph" w:styleId="af4">
    <w:name w:val="annotation subject"/>
    <w:basedOn w:val="af2"/>
    <w:next w:val="af2"/>
    <w:link w:val="af5"/>
    <w:unhideWhenUsed/>
    <w:rsid w:val="00D0645F"/>
    <w:rPr>
      <w:b/>
      <w:bCs/>
    </w:rPr>
  </w:style>
  <w:style w:type="character" w:customStyle="1" w:styleId="af5">
    <w:name w:val="批注主题 字符"/>
    <w:basedOn w:val="af3"/>
    <w:link w:val="af4"/>
    <w:uiPriority w:val="99"/>
    <w:semiHidden/>
    <w:rsid w:val="00D0645F"/>
    <w:rPr>
      <w:rFonts w:ascii="Times New Roman" w:eastAsia="宋体" w:hAnsi="Times New Roman"/>
      <w:b/>
      <w:bCs/>
    </w:rPr>
  </w:style>
  <w:style w:type="paragraph" w:styleId="af6">
    <w:name w:val="Balloon Text"/>
    <w:basedOn w:val="a0"/>
    <w:link w:val="af7"/>
    <w:uiPriority w:val="99"/>
    <w:unhideWhenUsed/>
    <w:rsid w:val="00D0645F"/>
    <w:pPr>
      <w:spacing w:line="240" w:lineRule="auto"/>
    </w:pPr>
    <w:rPr>
      <w:sz w:val="18"/>
      <w:szCs w:val="18"/>
    </w:rPr>
  </w:style>
  <w:style w:type="character" w:customStyle="1" w:styleId="af7">
    <w:name w:val="批注框文本 字符"/>
    <w:basedOn w:val="a1"/>
    <w:link w:val="af6"/>
    <w:uiPriority w:val="99"/>
    <w:semiHidden/>
    <w:rsid w:val="00D0645F"/>
    <w:rPr>
      <w:rFonts w:ascii="Times New Roman" w:eastAsia="宋体" w:hAnsi="Times New Roman"/>
      <w:sz w:val="18"/>
      <w:szCs w:val="18"/>
    </w:rPr>
  </w:style>
  <w:style w:type="paragraph" w:styleId="af8">
    <w:name w:val="Normal (Web)"/>
    <w:basedOn w:val="a0"/>
    <w:uiPriority w:val="99"/>
    <w:unhideWhenUsed/>
    <w:rsid w:val="006E2FC2"/>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f9">
    <w:name w:val="List Paragraph"/>
    <w:basedOn w:val="a0"/>
    <w:uiPriority w:val="34"/>
    <w:qFormat/>
    <w:rsid w:val="00593031"/>
    <w:pPr>
      <w:spacing w:line="360" w:lineRule="auto"/>
    </w:pPr>
    <w:rPr>
      <w:rFonts w:ascii="宋体" w:cs="Times New Roman"/>
      <w:snapToGrid w:val="0"/>
      <w:kern w:val="0"/>
      <w:szCs w:val="24"/>
    </w:rPr>
  </w:style>
  <w:style w:type="character" w:customStyle="1" w:styleId="Char">
    <w:name w:val="批注主题 Char"/>
    <w:rsid w:val="00AF4E33"/>
    <w:rPr>
      <w:rFonts w:eastAsia="宋体"/>
      <w:b/>
      <w:kern w:val="2"/>
      <w:sz w:val="21"/>
      <w:lang w:val="en-US" w:eastAsia="zh-CN"/>
    </w:rPr>
  </w:style>
  <w:style w:type="character" w:styleId="afa">
    <w:name w:val="page number"/>
    <w:rsid w:val="00AF4E33"/>
    <w:rPr>
      <w:rFonts w:ascii="宋体" w:eastAsia="宋体" w:hAnsi="宋体"/>
    </w:rPr>
  </w:style>
  <w:style w:type="character" w:customStyle="1" w:styleId="Char0">
    <w:name w:val="页脚 Char"/>
    <w:uiPriority w:val="99"/>
    <w:rsid w:val="00AF4E33"/>
    <w:rPr>
      <w:rFonts w:eastAsia="宋体"/>
      <w:kern w:val="2"/>
      <w:sz w:val="18"/>
      <w:lang w:val="en-US" w:eastAsia="zh-CN"/>
    </w:rPr>
  </w:style>
  <w:style w:type="character" w:customStyle="1" w:styleId="Char1">
    <w:name w:val="批注文字 Char"/>
    <w:rsid w:val="00AF4E33"/>
    <w:rPr>
      <w:rFonts w:eastAsia="宋体"/>
      <w:kern w:val="2"/>
      <w:sz w:val="21"/>
      <w:lang w:val="en-US" w:eastAsia="zh-CN"/>
    </w:rPr>
  </w:style>
  <w:style w:type="character" w:customStyle="1" w:styleId="copyctrl">
    <w:name w:val="copyctrl"/>
    <w:basedOn w:val="a1"/>
    <w:rsid w:val="00AF4E33"/>
  </w:style>
  <w:style w:type="character" w:customStyle="1" w:styleId="Char2">
    <w:name w:val="批注框文本 Char"/>
    <w:uiPriority w:val="99"/>
    <w:rsid w:val="00AF4E33"/>
    <w:rPr>
      <w:rFonts w:eastAsia="宋体"/>
      <w:kern w:val="2"/>
      <w:sz w:val="18"/>
      <w:lang w:val="en-US" w:eastAsia="zh-CN"/>
    </w:rPr>
  </w:style>
  <w:style w:type="character" w:customStyle="1" w:styleId="4Char">
    <w:name w:val="标题 4 Char"/>
    <w:rsid w:val="00AF4E33"/>
    <w:rPr>
      <w:rFonts w:ascii="宋体" w:eastAsia="宋体" w:hAnsi="宋体"/>
      <w:kern w:val="2"/>
      <w:sz w:val="24"/>
      <w:lang w:val="en-US" w:eastAsia="zh-CN"/>
    </w:rPr>
  </w:style>
  <w:style w:type="character" w:customStyle="1" w:styleId="Char3">
    <w:name w:val="页眉 Char"/>
    <w:uiPriority w:val="99"/>
    <w:rsid w:val="00AF4E33"/>
    <w:rPr>
      <w:rFonts w:eastAsia="宋体"/>
      <w:kern w:val="2"/>
      <w:sz w:val="18"/>
      <w:lang w:val="en-US" w:eastAsia="zh-CN"/>
    </w:rPr>
  </w:style>
  <w:style w:type="character" w:styleId="afb">
    <w:name w:val="Strong"/>
    <w:uiPriority w:val="22"/>
    <w:qFormat/>
    <w:rsid w:val="00AF4E33"/>
    <w:rPr>
      <w:b/>
    </w:rPr>
  </w:style>
  <w:style w:type="paragraph" w:styleId="afc">
    <w:name w:val="Normal Indent"/>
    <w:basedOn w:val="a0"/>
    <w:rsid w:val="00AF4E33"/>
    <w:pPr>
      <w:adjustRightInd w:val="0"/>
      <w:ind w:firstLineChars="0" w:firstLine="0"/>
      <w:textAlignment w:val="baseline"/>
    </w:pPr>
    <w:rPr>
      <w:rFonts w:cs="Times New Roman"/>
      <w:szCs w:val="20"/>
    </w:rPr>
  </w:style>
  <w:style w:type="paragraph" w:customStyle="1" w:styleId="Web13">
    <w:name w:val="普通(Web)13"/>
    <w:basedOn w:val="a0"/>
    <w:rsid w:val="00AF4E33"/>
    <w:pPr>
      <w:widowControl/>
      <w:wordWrap w:val="0"/>
      <w:spacing w:before="100" w:after="100"/>
      <w:ind w:firstLineChars="0" w:firstLine="0"/>
      <w:jc w:val="left"/>
    </w:pPr>
    <w:rPr>
      <w:rFonts w:ascii="宋体" w:hAnsi="宋体" w:cs="Times New Roman"/>
      <w:color w:val="000000"/>
      <w:kern w:val="0"/>
      <w:sz w:val="24"/>
      <w:szCs w:val="20"/>
    </w:rPr>
  </w:style>
  <w:style w:type="paragraph" w:styleId="afd">
    <w:name w:val="Body Text Indent"/>
    <w:basedOn w:val="a0"/>
    <w:link w:val="afe"/>
    <w:rsid w:val="00AF4E33"/>
    <w:pPr>
      <w:adjustRightInd w:val="0"/>
      <w:ind w:left="425" w:firstLineChars="0" w:firstLine="425"/>
      <w:textAlignment w:val="baseline"/>
    </w:pPr>
    <w:rPr>
      <w:rFonts w:eastAsia="长城楷体" w:cs="Times New Roman"/>
      <w:szCs w:val="20"/>
    </w:rPr>
  </w:style>
  <w:style w:type="character" w:customStyle="1" w:styleId="afe">
    <w:name w:val="正文文本缩进 字符"/>
    <w:basedOn w:val="a1"/>
    <w:link w:val="afd"/>
    <w:rsid w:val="00AF4E33"/>
    <w:rPr>
      <w:rFonts w:ascii="Times New Roman" w:eastAsia="长城楷体" w:hAnsi="Times New Roman" w:cs="Times New Roman"/>
      <w:szCs w:val="20"/>
    </w:rPr>
  </w:style>
  <w:style w:type="paragraph" w:styleId="aff">
    <w:name w:val="caption"/>
    <w:basedOn w:val="a0"/>
    <w:next w:val="a0"/>
    <w:qFormat/>
    <w:rsid w:val="00AF4E33"/>
    <w:pPr>
      <w:ind w:firstLineChars="0" w:firstLine="0"/>
    </w:pPr>
    <w:rPr>
      <w:rFonts w:ascii="Arial" w:eastAsia="黑体" w:hAnsi="Arial" w:cs="Times New Roman"/>
      <w:sz w:val="20"/>
      <w:szCs w:val="20"/>
    </w:rPr>
  </w:style>
  <w:style w:type="paragraph" w:styleId="aff0">
    <w:name w:val="Document Map"/>
    <w:basedOn w:val="a0"/>
    <w:link w:val="aff1"/>
    <w:rsid w:val="00AF4E33"/>
    <w:pPr>
      <w:shd w:val="clear" w:color="auto" w:fill="000080"/>
      <w:adjustRightInd w:val="0"/>
      <w:ind w:firstLineChars="0" w:firstLine="0"/>
      <w:textAlignment w:val="baseline"/>
    </w:pPr>
    <w:rPr>
      <w:rFonts w:cs="Times New Roman"/>
      <w:szCs w:val="20"/>
    </w:rPr>
  </w:style>
  <w:style w:type="character" w:customStyle="1" w:styleId="aff1">
    <w:name w:val="文档结构图 字符"/>
    <w:basedOn w:val="a1"/>
    <w:link w:val="aff0"/>
    <w:rsid w:val="00AF4E33"/>
    <w:rPr>
      <w:rFonts w:ascii="Times New Roman" w:eastAsia="宋体" w:hAnsi="Times New Roman" w:cs="Times New Roman"/>
      <w:szCs w:val="20"/>
      <w:shd w:val="clear" w:color="auto" w:fill="000080"/>
    </w:rPr>
  </w:style>
  <w:style w:type="paragraph" w:styleId="21">
    <w:name w:val="Body Text Indent 2"/>
    <w:basedOn w:val="a0"/>
    <w:link w:val="22"/>
    <w:rsid w:val="00AF4E33"/>
    <w:pPr>
      <w:adjustRightInd w:val="0"/>
      <w:ind w:left="-360" w:firstLineChars="0" w:firstLine="360"/>
      <w:textAlignment w:val="baseline"/>
    </w:pPr>
    <w:rPr>
      <w:rFonts w:eastAsia="长城楷体" w:cs="Times New Roman"/>
      <w:szCs w:val="20"/>
    </w:rPr>
  </w:style>
  <w:style w:type="character" w:customStyle="1" w:styleId="22">
    <w:name w:val="正文文本缩进 2 字符"/>
    <w:basedOn w:val="a1"/>
    <w:link w:val="21"/>
    <w:rsid w:val="00AF4E33"/>
    <w:rPr>
      <w:rFonts w:ascii="Times New Roman" w:eastAsia="长城楷体" w:hAnsi="Times New Roman" w:cs="Times New Roman"/>
      <w:szCs w:val="20"/>
    </w:rPr>
  </w:style>
  <w:style w:type="paragraph" w:styleId="aff2">
    <w:name w:val="Body Text"/>
    <w:basedOn w:val="a0"/>
    <w:link w:val="aff3"/>
    <w:rsid w:val="00AF4E33"/>
    <w:pPr>
      <w:adjustRightInd w:val="0"/>
      <w:ind w:firstLineChars="0" w:firstLine="0"/>
      <w:textAlignment w:val="baseline"/>
    </w:pPr>
    <w:rPr>
      <w:rFonts w:eastAsia="长城楷体" w:cs="Times New Roman"/>
      <w:sz w:val="28"/>
      <w:szCs w:val="20"/>
    </w:rPr>
  </w:style>
  <w:style w:type="character" w:customStyle="1" w:styleId="aff3">
    <w:name w:val="正文文本 字符"/>
    <w:basedOn w:val="a1"/>
    <w:link w:val="aff2"/>
    <w:rsid w:val="00AF4E33"/>
    <w:rPr>
      <w:rFonts w:ascii="Times New Roman" w:eastAsia="长城楷体" w:hAnsi="Times New Roman" w:cs="Times New Roman"/>
      <w:sz w:val="28"/>
      <w:szCs w:val="20"/>
    </w:rPr>
  </w:style>
  <w:style w:type="paragraph" w:styleId="31">
    <w:name w:val="Body Text Indent 3"/>
    <w:basedOn w:val="a0"/>
    <w:link w:val="32"/>
    <w:rsid w:val="00AF4E33"/>
    <w:pPr>
      <w:adjustRightInd w:val="0"/>
      <w:ind w:firstLineChars="0" w:firstLine="425"/>
      <w:textAlignment w:val="baseline"/>
    </w:pPr>
    <w:rPr>
      <w:rFonts w:eastAsia="长城楷体" w:cs="Times New Roman"/>
      <w:szCs w:val="20"/>
    </w:rPr>
  </w:style>
  <w:style w:type="character" w:customStyle="1" w:styleId="32">
    <w:name w:val="正文文本缩进 3 字符"/>
    <w:basedOn w:val="a1"/>
    <w:link w:val="31"/>
    <w:rsid w:val="00AF4E33"/>
    <w:rPr>
      <w:rFonts w:ascii="Times New Roman" w:eastAsia="长城楷体" w:hAnsi="Times New Roman" w:cs="Times New Roman"/>
      <w:szCs w:val="20"/>
    </w:rPr>
  </w:style>
  <w:style w:type="character" w:customStyle="1" w:styleId="simjour">
    <w:name w:val="simjour"/>
    <w:basedOn w:val="a1"/>
    <w:rsid w:val="00AF4E33"/>
  </w:style>
  <w:style w:type="character" w:customStyle="1" w:styleId="apple-style-span">
    <w:name w:val="apple-style-span"/>
    <w:basedOn w:val="a1"/>
    <w:rsid w:val="00AF4E33"/>
  </w:style>
  <w:style w:type="table" w:styleId="aff4">
    <w:name w:val="Table Grid"/>
    <w:basedOn w:val="a2"/>
    <w:rsid w:val="00AF4E33"/>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1"/>
    <w:rsid w:val="00AF4E33"/>
  </w:style>
  <w:style w:type="paragraph" w:styleId="TOC">
    <w:name w:val="TOC Heading"/>
    <w:basedOn w:val="1"/>
    <w:next w:val="a0"/>
    <w:uiPriority w:val="39"/>
    <w:semiHidden/>
    <w:unhideWhenUsed/>
    <w:qFormat/>
    <w:rsid w:val="00AF4E33"/>
    <w:pPr>
      <w:widowControl/>
      <w:spacing w:beforeLines="0" w:before="480" w:afterLines="0" w:after="0" w:line="276" w:lineRule="auto"/>
      <w:jc w:val="left"/>
      <w:outlineLvl w:val="9"/>
    </w:pPr>
    <w:rPr>
      <w:rFonts w:ascii="Cambria" w:eastAsia="宋体" w:hAnsi="Cambria" w:cs="Times New Roman"/>
      <w:color w:val="365F91"/>
      <w:kern w:val="0"/>
      <w:sz w:val="28"/>
      <w:szCs w:val="28"/>
      <w:lang w:val="x-none" w:eastAsia="x-none"/>
    </w:rPr>
  </w:style>
  <w:style w:type="paragraph" w:styleId="aff5">
    <w:name w:val="Title"/>
    <w:basedOn w:val="a0"/>
    <w:next w:val="a0"/>
    <w:link w:val="11"/>
    <w:qFormat/>
    <w:rsid w:val="00AF4E33"/>
    <w:pPr>
      <w:adjustRightInd w:val="0"/>
      <w:spacing w:before="240" w:after="60"/>
      <w:ind w:firstLineChars="0" w:firstLine="0"/>
      <w:jc w:val="center"/>
      <w:textAlignment w:val="baseline"/>
      <w:outlineLvl w:val="0"/>
    </w:pPr>
    <w:rPr>
      <w:rFonts w:ascii="Cambria" w:hAnsi="Cambria" w:cs="Times New Roman"/>
      <w:b/>
      <w:bCs/>
      <w:sz w:val="32"/>
      <w:szCs w:val="32"/>
      <w:lang w:val="x-none" w:eastAsia="x-none"/>
    </w:rPr>
  </w:style>
  <w:style w:type="character" w:customStyle="1" w:styleId="11">
    <w:name w:val="标题 字符1"/>
    <w:link w:val="aff5"/>
    <w:rsid w:val="00AF4E33"/>
    <w:rPr>
      <w:rFonts w:ascii="Cambria" w:eastAsia="宋体" w:hAnsi="Cambria" w:cs="Times New Roman"/>
      <w:b/>
      <w:bCs/>
      <w:sz w:val="32"/>
      <w:szCs w:val="32"/>
      <w:lang w:val="x-none" w:eastAsia="x-none"/>
    </w:rPr>
  </w:style>
  <w:style w:type="character" w:customStyle="1" w:styleId="aff6">
    <w:name w:val="标题 字符"/>
    <w:basedOn w:val="a1"/>
    <w:uiPriority w:val="10"/>
    <w:rsid w:val="00AF4E33"/>
    <w:rPr>
      <w:rFonts w:asciiTheme="majorHAnsi" w:eastAsiaTheme="majorEastAsia" w:hAnsiTheme="majorHAnsi" w:cstheme="majorBidi"/>
      <w:b/>
      <w:bCs/>
      <w:sz w:val="32"/>
      <w:szCs w:val="32"/>
    </w:rPr>
  </w:style>
  <w:style w:type="paragraph" w:customStyle="1" w:styleId="pic-info">
    <w:name w:val="pic-info"/>
    <w:basedOn w:val="a0"/>
    <w:rsid w:val="00AF4E33"/>
    <w:pPr>
      <w:widowControl/>
      <w:spacing w:before="100" w:beforeAutospacing="1" w:after="100" w:afterAutospacing="1"/>
      <w:ind w:firstLineChars="0" w:firstLine="0"/>
      <w:jc w:val="left"/>
    </w:pPr>
    <w:rPr>
      <w:rFonts w:ascii="宋体" w:hAnsi="宋体" w:cs="宋体"/>
      <w:kern w:val="0"/>
      <w:sz w:val="24"/>
      <w:szCs w:val="24"/>
    </w:rPr>
  </w:style>
  <w:style w:type="paragraph" w:styleId="aff7">
    <w:name w:val="Date"/>
    <w:basedOn w:val="a0"/>
    <w:next w:val="a0"/>
    <w:link w:val="12"/>
    <w:uiPriority w:val="99"/>
    <w:unhideWhenUsed/>
    <w:rsid w:val="00AF4E33"/>
    <w:pPr>
      <w:ind w:leftChars="2500" w:left="100" w:firstLineChars="0" w:firstLine="0"/>
    </w:pPr>
    <w:rPr>
      <w:rFonts w:ascii="Calibri" w:hAnsi="Calibri" w:cs="Times New Roman"/>
      <w:lang w:val="x-none" w:eastAsia="x-none"/>
    </w:rPr>
  </w:style>
  <w:style w:type="character" w:customStyle="1" w:styleId="12">
    <w:name w:val="日期 字符1"/>
    <w:link w:val="aff7"/>
    <w:uiPriority w:val="99"/>
    <w:rsid w:val="00AF4E33"/>
    <w:rPr>
      <w:rFonts w:ascii="Calibri" w:eastAsia="宋体" w:hAnsi="Calibri" w:cs="Times New Roman"/>
      <w:lang w:val="x-none" w:eastAsia="x-none"/>
    </w:rPr>
  </w:style>
  <w:style w:type="character" w:customStyle="1" w:styleId="aff8">
    <w:name w:val="日期 字符"/>
    <w:basedOn w:val="a1"/>
    <w:uiPriority w:val="99"/>
    <w:semiHidden/>
    <w:rsid w:val="00AF4E33"/>
    <w:rPr>
      <w:rFonts w:ascii="Times New Roman" w:eastAsia="宋体" w:hAnsi="Times New Roman"/>
    </w:rPr>
  </w:style>
  <w:style w:type="character" w:customStyle="1" w:styleId="Char4">
    <w:name w:val="脚注文本 Char"/>
    <w:uiPriority w:val="99"/>
    <w:rsid w:val="00AF4E33"/>
    <w:rPr>
      <w:rFonts w:ascii="Calibri" w:hAnsi="Calibri"/>
      <w:kern w:val="2"/>
      <w:sz w:val="18"/>
      <w:szCs w:val="18"/>
    </w:rPr>
  </w:style>
  <w:style w:type="character" w:customStyle="1" w:styleId="1Char">
    <w:name w:val="标题 1 Char"/>
    <w:uiPriority w:val="9"/>
    <w:rsid w:val="00AF4E33"/>
    <w:rPr>
      <w:rFonts w:eastAsia="长城楷体"/>
      <w:b/>
      <w:i/>
      <w:kern w:val="2"/>
      <w:sz w:val="28"/>
    </w:rPr>
  </w:style>
  <w:style w:type="character" w:customStyle="1" w:styleId="2Char">
    <w:name w:val="标题 2 Char"/>
    <w:uiPriority w:val="9"/>
    <w:rsid w:val="00AF4E33"/>
    <w:rPr>
      <w:rFonts w:eastAsia="长城楷体"/>
      <w:b/>
      <w:i/>
      <w:kern w:val="2"/>
      <w:sz w:val="21"/>
    </w:rPr>
  </w:style>
  <w:style w:type="character" w:customStyle="1" w:styleId="3Char">
    <w:name w:val="标题 3 Char"/>
    <w:uiPriority w:val="9"/>
    <w:rsid w:val="00AF4E33"/>
    <w:rPr>
      <w:b/>
      <w:kern w:val="2"/>
      <w:sz w:val="32"/>
    </w:rPr>
  </w:style>
  <w:style w:type="character" w:customStyle="1" w:styleId="Char10">
    <w:name w:val="批注文字 Char1"/>
    <w:uiPriority w:val="99"/>
    <w:semiHidden/>
    <w:rsid w:val="00AF4E33"/>
    <w:rPr>
      <w:kern w:val="2"/>
      <w:sz w:val="21"/>
      <w:szCs w:val="21"/>
    </w:rPr>
  </w:style>
  <w:style w:type="character" w:customStyle="1" w:styleId="Char11">
    <w:name w:val="批注框文本 Char1"/>
    <w:uiPriority w:val="99"/>
    <w:semiHidden/>
    <w:rsid w:val="00AF4E33"/>
    <w:rPr>
      <w:kern w:val="2"/>
      <w:sz w:val="18"/>
      <w:szCs w:val="18"/>
    </w:rPr>
  </w:style>
  <w:style w:type="character" w:customStyle="1" w:styleId="Char12">
    <w:name w:val="批注主题 Char1"/>
    <w:uiPriority w:val="99"/>
    <w:semiHidden/>
    <w:rsid w:val="00AF4E33"/>
    <w:rPr>
      <w:b/>
      <w:bCs/>
      <w:kern w:val="2"/>
      <w:sz w:val="21"/>
      <w:szCs w:val="21"/>
    </w:rPr>
  </w:style>
  <w:style w:type="character" w:customStyle="1" w:styleId="headline-content">
    <w:name w:val="headline-content"/>
    <w:basedOn w:val="a1"/>
    <w:rsid w:val="00AF4E33"/>
  </w:style>
  <w:style w:type="paragraph" w:customStyle="1" w:styleId="Default">
    <w:name w:val="Default"/>
    <w:rsid w:val="00AF4E33"/>
    <w:pPr>
      <w:widowControl w:val="0"/>
      <w:autoSpaceDE w:val="0"/>
      <w:autoSpaceDN w:val="0"/>
      <w:adjustRightInd w:val="0"/>
    </w:pPr>
    <w:rPr>
      <w:rFonts w:ascii="宋体" w:eastAsia="宋体" w:hAnsi="Times New Roman" w:cs="宋体"/>
      <w:color w:val="000000"/>
      <w:kern w:val="0"/>
      <w:sz w:val="24"/>
      <w:szCs w:val="24"/>
    </w:rPr>
  </w:style>
  <w:style w:type="character" w:customStyle="1" w:styleId="hvr">
    <w:name w:val="hvr"/>
    <w:rsid w:val="00AF4E33"/>
  </w:style>
  <w:style w:type="character" w:styleId="aff9">
    <w:name w:val="Unresolved Mention"/>
    <w:uiPriority w:val="99"/>
    <w:semiHidden/>
    <w:unhideWhenUsed/>
    <w:rsid w:val="00AF4E33"/>
    <w:rPr>
      <w:color w:val="605E5C"/>
      <w:shd w:val="clear" w:color="auto" w:fill="E1DFDD"/>
    </w:rPr>
  </w:style>
  <w:style w:type="character" w:customStyle="1" w:styleId="author">
    <w:name w:val="author"/>
    <w:rsid w:val="00AF4E33"/>
  </w:style>
  <w:style w:type="character" w:customStyle="1" w:styleId="path-divider">
    <w:name w:val="path-divider"/>
    <w:rsid w:val="00AF4E33"/>
  </w:style>
  <w:style w:type="paragraph" w:styleId="HTML">
    <w:name w:val="HTML Preformatted"/>
    <w:basedOn w:val="a0"/>
    <w:link w:val="HTML0"/>
    <w:uiPriority w:val="99"/>
    <w:unhideWhenUsed/>
    <w:rsid w:val="00AF4E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szCs w:val="24"/>
    </w:rPr>
  </w:style>
  <w:style w:type="character" w:customStyle="1" w:styleId="HTML0">
    <w:name w:val="HTML 预设格式 字符"/>
    <w:basedOn w:val="a1"/>
    <w:link w:val="HTML"/>
    <w:uiPriority w:val="99"/>
    <w:rsid w:val="00AF4E33"/>
    <w:rPr>
      <w:rFonts w:ascii="宋体" w:eastAsia="宋体" w:hAnsi="宋体" w:cs="宋体"/>
      <w:kern w:val="0"/>
      <w:sz w:val="24"/>
      <w:szCs w:val="24"/>
    </w:rPr>
  </w:style>
  <w:style w:type="character" w:styleId="HTML1">
    <w:name w:val="HTML Code"/>
    <w:uiPriority w:val="99"/>
    <w:unhideWhenUsed/>
    <w:rsid w:val="00AF4E3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398784">
      <w:bodyDiv w:val="1"/>
      <w:marLeft w:val="0"/>
      <w:marRight w:val="0"/>
      <w:marTop w:val="0"/>
      <w:marBottom w:val="0"/>
      <w:divBdr>
        <w:top w:val="none" w:sz="0" w:space="0" w:color="auto"/>
        <w:left w:val="none" w:sz="0" w:space="0" w:color="auto"/>
        <w:bottom w:val="none" w:sz="0" w:space="0" w:color="auto"/>
        <w:right w:val="none" w:sz="0" w:space="0" w:color="auto"/>
      </w:divBdr>
    </w:div>
    <w:div w:id="746850588">
      <w:bodyDiv w:val="1"/>
      <w:marLeft w:val="0"/>
      <w:marRight w:val="0"/>
      <w:marTop w:val="0"/>
      <w:marBottom w:val="0"/>
      <w:divBdr>
        <w:top w:val="none" w:sz="0" w:space="0" w:color="auto"/>
        <w:left w:val="none" w:sz="0" w:space="0" w:color="auto"/>
        <w:bottom w:val="none" w:sz="0" w:space="0" w:color="auto"/>
        <w:right w:val="none" w:sz="0" w:space="0" w:color="auto"/>
      </w:divBdr>
    </w:div>
    <w:div w:id="927662316">
      <w:bodyDiv w:val="1"/>
      <w:marLeft w:val="0"/>
      <w:marRight w:val="0"/>
      <w:marTop w:val="0"/>
      <w:marBottom w:val="0"/>
      <w:divBdr>
        <w:top w:val="none" w:sz="0" w:space="0" w:color="auto"/>
        <w:left w:val="none" w:sz="0" w:space="0" w:color="auto"/>
        <w:bottom w:val="none" w:sz="0" w:space="0" w:color="auto"/>
        <w:right w:val="none" w:sz="0" w:space="0" w:color="auto"/>
      </w:divBdr>
      <w:divsChild>
        <w:div w:id="1221793437">
          <w:marLeft w:val="0"/>
          <w:marRight w:val="0"/>
          <w:marTop w:val="0"/>
          <w:marBottom w:val="0"/>
          <w:divBdr>
            <w:top w:val="none" w:sz="0" w:space="0" w:color="auto"/>
            <w:left w:val="none" w:sz="0" w:space="0" w:color="auto"/>
            <w:bottom w:val="none" w:sz="0" w:space="0" w:color="auto"/>
            <w:right w:val="none" w:sz="0" w:space="0" w:color="auto"/>
          </w:divBdr>
          <w:divsChild>
            <w:div w:id="1111322160">
              <w:marLeft w:val="0"/>
              <w:marRight w:val="0"/>
              <w:marTop w:val="0"/>
              <w:marBottom w:val="0"/>
              <w:divBdr>
                <w:top w:val="single" w:sz="6" w:space="0" w:color="4395FF"/>
                <w:left w:val="single" w:sz="6" w:space="0" w:color="4395FF"/>
                <w:bottom w:val="single" w:sz="6" w:space="0" w:color="4395FF"/>
                <w:right w:val="single" w:sz="6" w:space="0" w:color="4395FF"/>
              </w:divBdr>
              <w:divsChild>
                <w:div w:id="787941525">
                  <w:marLeft w:val="0"/>
                  <w:marRight w:val="0"/>
                  <w:marTop w:val="0"/>
                  <w:marBottom w:val="0"/>
                  <w:divBdr>
                    <w:top w:val="none" w:sz="0" w:space="0" w:color="auto"/>
                    <w:left w:val="none" w:sz="0" w:space="0" w:color="auto"/>
                    <w:bottom w:val="none" w:sz="0" w:space="0" w:color="auto"/>
                    <w:right w:val="none" w:sz="0" w:space="0" w:color="auto"/>
                  </w:divBdr>
                  <w:divsChild>
                    <w:div w:id="97414135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23637296">
          <w:marLeft w:val="0"/>
          <w:marRight w:val="0"/>
          <w:marTop w:val="0"/>
          <w:marBottom w:val="0"/>
          <w:divBdr>
            <w:top w:val="none" w:sz="0" w:space="0" w:color="auto"/>
            <w:left w:val="none" w:sz="0" w:space="0" w:color="auto"/>
            <w:bottom w:val="none" w:sz="0" w:space="0" w:color="auto"/>
            <w:right w:val="none" w:sz="0" w:space="0" w:color="auto"/>
          </w:divBdr>
          <w:divsChild>
            <w:div w:id="815991719">
              <w:marLeft w:val="0"/>
              <w:marRight w:val="0"/>
              <w:marTop w:val="0"/>
              <w:marBottom w:val="0"/>
              <w:divBdr>
                <w:top w:val="none" w:sz="0" w:space="0" w:color="auto"/>
                <w:left w:val="none" w:sz="0" w:space="0" w:color="auto"/>
                <w:bottom w:val="none" w:sz="0" w:space="0" w:color="auto"/>
                <w:right w:val="none" w:sz="0" w:space="0" w:color="auto"/>
              </w:divBdr>
              <w:divsChild>
                <w:div w:id="428082674">
                  <w:marLeft w:val="0"/>
                  <w:marRight w:val="0"/>
                  <w:marTop w:val="0"/>
                  <w:marBottom w:val="0"/>
                  <w:divBdr>
                    <w:top w:val="single" w:sz="6" w:space="8" w:color="EEEEEE"/>
                    <w:left w:val="none" w:sz="0" w:space="8" w:color="auto"/>
                    <w:bottom w:val="single" w:sz="6" w:space="8" w:color="EEEEEE"/>
                    <w:right w:val="single" w:sz="6" w:space="8" w:color="EEEEEE"/>
                  </w:divBdr>
                  <w:divsChild>
                    <w:div w:id="836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732426">
      <w:bodyDiv w:val="1"/>
      <w:marLeft w:val="0"/>
      <w:marRight w:val="0"/>
      <w:marTop w:val="0"/>
      <w:marBottom w:val="0"/>
      <w:divBdr>
        <w:top w:val="none" w:sz="0" w:space="0" w:color="auto"/>
        <w:left w:val="none" w:sz="0" w:space="0" w:color="auto"/>
        <w:bottom w:val="none" w:sz="0" w:space="0" w:color="auto"/>
        <w:right w:val="none" w:sz="0" w:space="0" w:color="auto"/>
      </w:divBdr>
    </w:div>
    <w:div w:id="1244342511">
      <w:bodyDiv w:val="1"/>
      <w:marLeft w:val="0"/>
      <w:marRight w:val="0"/>
      <w:marTop w:val="0"/>
      <w:marBottom w:val="0"/>
      <w:divBdr>
        <w:top w:val="none" w:sz="0" w:space="0" w:color="auto"/>
        <w:left w:val="none" w:sz="0" w:space="0" w:color="auto"/>
        <w:bottom w:val="none" w:sz="0" w:space="0" w:color="auto"/>
        <w:right w:val="none" w:sz="0" w:space="0" w:color="auto"/>
      </w:divBdr>
    </w:div>
    <w:div w:id="159929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arxiv.org/search/cs?searchtype=author&amp;query=Musat%2C+C" TargetMode="External"/><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eader" Target="header12.xml"/><Relationship Id="rId89" Type="http://schemas.openxmlformats.org/officeDocument/2006/relationships/hyperlink" Target="https://blog.csdn.net/luguanyou/article/details/80598122" TargetMode="External"/><Relationship Id="rId16" Type="http://schemas.openxmlformats.org/officeDocument/2006/relationships/header" Target="header6.xml"/><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jpeg"/><Relationship Id="rId5" Type="http://schemas.openxmlformats.org/officeDocument/2006/relationships/webSettings" Target="webSettings.xml"/><Relationship Id="rId90" Type="http://schemas.openxmlformats.org/officeDocument/2006/relationships/header" Target="header15.xml"/><Relationship Id="rId22" Type="http://schemas.openxmlformats.org/officeDocument/2006/relationships/hyperlink" Target="https://arxiv.org/search/cs?searchtype=author&amp;query=Salzmann%2C+M" TargetMode="External"/><Relationship Id="rId27" Type="http://schemas.openxmlformats.org/officeDocument/2006/relationships/image" Target="media/image1.png"/><Relationship Id="rId43" Type="http://schemas.openxmlformats.org/officeDocument/2006/relationships/image" Target="media/image13.png"/><Relationship Id="rId48" Type="http://schemas.openxmlformats.org/officeDocument/2006/relationships/image" Target="media/image17.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AppData/QQ/1617363770/Image/C2C/AE6B3454E2091219704A5FC4953828B9.jpg" TargetMode="External"/><Relationship Id="rId72" Type="http://schemas.openxmlformats.org/officeDocument/2006/relationships/image" Target="media/image39.png"/><Relationship Id="rId80" Type="http://schemas.openxmlformats.org/officeDocument/2006/relationships/image" Target="media/image47.jpeg"/><Relationship Id="rId85" Type="http://schemas.openxmlformats.org/officeDocument/2006/relationships/header" Target="header13.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6.png"/><Relationship Id="rId67" Type="http://schemas.openxmlformats.org/officeDocument/2006/relationships/image" Target="media/image34.jpeg"/><Relationship Id="rId20" Type="http://schemas.openxmlformats.org/officeDocument/2006/relationships/hyperlink" Target="https://arxiv.org/search/cs?searchtype=author&amp;query=Jaggi%2C+M" TargetMode="External"/><Relationship Id="rId41" Type="http://schemas.openxmlformats.org/officeDocument/2006/relationships/image" Target="media/image11.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eader" Target="header11.xml"/><Relationship Id="rId88" Type="http://schemas.openxmlformats.org/officeDocument/2006/relationships/hyperlink" Target="https://www.cnblogs.com/ymd12103410/p/9874878.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hyperlink" Target="https://www.cnblogs.com/ymd12103410/p/9874878.html" TargetMode="External"/><Relationship Id="rId36" Type="http://schemas.openxmlformats.org/officeDocument/2006/relationships/image" Target="../../../../../../AppData/QQ/1617363770/Image/C2C/5902DAB2F23BEE514552E8DB131C6B88.jpg" TargetMode="External"/><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eader" Target="header9.xml"/><Relationship Id="rId52" Type="http://schemas.openxmlformats.org/officeDocument/2006/relationships/hyperlink" Target="https://github.com/AlexeyAB/darknet"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jpeg"/><Relationship Id="rId81" Type="http://schemas.openxmlformats.org/officeDocument/2006/relationships/image" Target="media/image48.jpeg"/><Relationship Id="rId86"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arxiv.org/search/cs?searchtype=author&amp;query=Yu%2C+K" TargetMode="External"/><Relationship Id="rId39" Type="http://schemas.openxmlformats.org/officeDocument/2006/relationships/image" Target="media/image10.jpeg"/><Relationship Id="rId34" Type="http://schemas.openxmlformats.org/officeDocument/2006/relationships/image" Target="media/image6.png"/><Relationship Id="rId50" Type="http://schemas.openxmlformats.org/officeDocument/2006/relationships/image" Target="media/image19.jpe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eader" Target="header8.xml"/><Relationship Id="rId40" Type="http://schemas.openxmlformats.org/officeDocument/2006/relationships/image" Target="../../../../../../AppData/QQ/1617363770/Image/C2C/0A7E6962166778E964625739C5E469ED.jpg" TargetMode="External"/><Relationship Id="rId45" Type="http://schemas.openxmlformats.org/officeDocument/2006/relationships/image" Target="media/image14.png"/><Relationship Id="rId66" Type="http://schemas.openxmlformats.org/officeDocument/2006/relationships/image" Target="media/image33.png"/><Relationship Id="rId87" Type="http://schemas.openxmlformats.org/officeDocument/2006/relationships/hyperlink" Target="https://arxiv.org/search/cs?searchtype=author&amp;query=Yu%2C+K" TargetMode="External"/><Relationship Id="rId61" Type="http://schemas.openxmlformats.org/officeDocument/2006/relationships/image" Target="media/image28.png"/><Relationship Id="rId82" Type="http://schemas.openxmlformats.org/officeDocument/2006/relationships/header" Target="header10.xml"/><Relationship Id="rId19" Type="http://schemas.openxmlformats.org/officeDocument/2006/relationships/hyperlink" Target="https://arxiv.org/search/cs?searchtype=author&amp;query=Sciuto%2C+C" TargetMode="External"/><Relationship Id="rId14" Type="http://schemas.openxmlformats.org/officeDocument/2006/relationships/header" Target="header4.xml"/><Relationship Id="rId30" Type="http://schemas.openxmlformats.org/officeDocument/2006/relationships/image" Target="https://imgconvert.csdnimg.cn/aHR0cHM6Ly9yYXcuZ2l0aHVidXNlcmNvbnRlbnQuY29tL0Zlcm1IYW4vdHVjaHVhbmcvbWFzdGVyLzIwMTkwMzAxMTcwNTUxLnBuZw?x-oss-process=image/format,png" TargetMode="External"/><Relationship Id="rId35" Type="http://schemas.openxmlformats.org/officeDocument/2006/relationships/image" Target="media/image7.jpeg"/><Relationship Id="rId56" Type="http://schemas.openxmlformats.org/officeDocument/2006/relationships/image" Target="media/image23.png"/><Relationship Id="rId77"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E0F07-F2F2-4F0B-A016-22575E343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74</Pages>
  <Words>19456</Words>
  <Characters>41638</Characters>
  <Application>Microsoft Office Word</Application>
  <DocSecurity>0</DocSecurity>
  <Lines>1810</Lines>
  <Paragraphs>1851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Xiaofei</dc:creator>
  <cp:keywords/>
  <dc:description/>
  <cp:lastModifiedBy>Administrator</cp:lastModifiedBy>
  <cp:revision>77</cp:revision>
  <dcterms:created xsi:type="dcterms:W3CDTF">2020-05-11T04:42:00Z</dcterms:created>
  <dcterms:modified xsi:type="dcterms:W3CDTF">2020-05-19T11:31:00Z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CustomEquationNumber">
    <vt:lpwstr>1</vt:lpwstr>
  </property>
</Properties>
</file>